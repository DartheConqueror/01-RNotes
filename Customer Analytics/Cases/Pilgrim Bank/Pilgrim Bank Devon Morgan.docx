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C83654" w14:textId="77777777" w:rsidR="00014433" w:rsidRDefault="00014433" w:rsidP="00EB36A0">
      <w:pPr>
        <w:spacing w:line="276" w:lineRule="auto"/>
        <w:rPr>
          <w:b/>
        </w:rPr>
      </w:pPr>
      <w:r>
        <w:rPr>
          <w:b/>
        </w:rPr>
        <w:t>Devon Morgan</w:t>
      </w:r>
    </w:p>
    <w:p w14:paraId="68D8F1E1" w14:textId="77777777" w:rsidR="00014433" w:rsidRDefault="00014433" w:rsidP="00EB36A0">
      <w:pPr>
        <w:spacing w:line="276" w:lineRule="auto"/>
      </w:pPr>
      <w:r>
        <w:t>MKTK 3050 Pilgrim Bank Case Assignment</w:t>
      </w:r>
    </w:p>
    <w:p w14:paraId="65C43BDF" w14:textId="77777777" w:rsidR="00014433" w:rsidRPr="00014433" w:rsidRDefault="00014433" w:rsidP="00EB36A0">
      <w:pPr>
        <w:spacing w:line="276" w:lineRule="auto"/>
      </w:pPr>
    </w:p>
    <w:p w14:paraId="3439D2DF" w14:textId="77777777" w:rsidR="00E7360F" w:rsidRDefault="00BA16FF" w:rsidP="00EB36A0">
      <w:pPr>
        <w:spacing w:line="276" w:lineRule="auto"/>
      </w:pPr>
      <w:r w:rsidRPr="00BA16FF">
        <w:rPr>
          <w:b/>
        </w:rPr>
        <w:t>Part 1:</w:t>
      </w:r>
      <w:r>
        <w:t xml:space="preserve"> Heterogeneity in Profitability</w:t>
      </w:r>
    </w:p>
    <w:p w14:paraId="295B8E54" w14:textId="77777777" w:rsidR="00BA16FF" w:rsidRDefault="0017395D" w:rsidP="00EB36A0">
      <w:pPr>
        <w:pStyle w:val="ListParagraph"/>
        <w:numPr>
          <w:ilvl w:val="0"/>
          <w:numId w:val="1"/>
        </w:numPr>
        <w:spacing w:line="276" w:lineRule="auto"/>
      </w:pPr>
      <w:r>
        <w:t>Need a minimum of about 21% of customers to realize 100% of current profit.</w:t>
      </w:r>
    </w:p>
    <w:p w14:paraId="386FF3C6" w14:textId="77777777" w:rsidR="005F7CED" w:rsidRDefault="005F7CED" w:rsidP="005F7CED">
      <w:pPr>
        <w:pStyle w:val="ListParagraph"/>
        <w:spacing w:line="276" w:lineRule="auto"/>
        <w:ind w:left="360"/>
      </w:pPr>
    </w:p>
    <w:p w14:paraId="39E7C2CE" w14:textId="77777777" w:rsidR="00E13BC3" w:rsidRDefault="0017395D" w:rsidP="00EB36A0">
      <w:pPr>
        <w:pStyle w:val="ListParagraph"/>
        <w:numPr>
          <w:ilvl w:val="0"/>
          <w:numId w:val="1"/>
        </w:numPr>
        <w:spacing w:line="276" w:lineRule="auto"/>
      </w:pPr>
      <w:r>
        <w:t>About 47</w:t>
      </w:r>
      <w:r w:rsidR="00E13BC3">
        <w:t>% of customers are unprofitable</w:t>
      </w:r>
      <w:r w:rsidR="000F00AB">
        <w:t>.</w:t>
      </w:r>
    </w:p>
    <w:p w14:paraId="0B292471" w14:textId="77777777" w:rsidR="00E13BC3" w:rsidRDefault="000C043C" w:rsidP="00180908">
      <w:pPr>
        <w:spacing w:line="276" w:lineRule="auto"/>
        <w:ind w:firstLine="360"/>
      </w:pPr>
      <w:r>
        <w:t>122</w:t>
      </w:r>
      <w:r w:rsidR="00E13BC3">
        <w:t>% of total profit could realize by targeting profitable customers only</w:t>
      </w:r>
      <w:r>
        <w:t>.</w:t>
      </w:r>
    </w:p>
    <w:p w14:paraId="4467C117" w14:textId="77777777" w:rsidR="005F7CED" w:rsidRDefault="005F7CED" w:rsidP="00180908">
      <w:pPr>
        <w:spacing w:line="276" w:lineRule="auto"/>
        <w:ind w:firstLine="360"/>
      </w:pPr>
    </w:p>
    <w:p w14:paraId="5B67787A" w14:textId="77777777" w:rsidR="00E13BC3" w:rsidRDefault="00917482" w:rsidP="00EB36A0">
      <w:pPr>
        <w:pStyle w:val="ListParagraph"/>
        <w:numPr>
          <w:ilvl w:val="0"/>
          <w:numId w:val="1"/>
        </w:numPr>
        <w:spacing w:line="276" w:lineRule="auto"/>
      </w:pPr>
      <w:r>
        <w:t xml:space="preserve">Age </w:t>
      </w:r>
      <w:r w:rsidR="00EB36A0">
        <w:t xml:space="preserve">and income </w:t>
      </w:r>
      <w:r>
        <w:t xml:space="preserve">could explain variation in profitability across customers. </w:t>
      </w:r>
      <w:r w:rsidR="00EB36A0">
        <w:t xml:space="preserve">Since most teenagers will likely have a small account balance, each time they transact with a bank it will lose money. On the other hand, adults are likely a profitable group since they likely have a larger account balance and the interest revenue offsets their transaction costs. </w:t>
      </w:r>
    </w:p>
    <w:p w14:paraId="2B85DA74" w14:textId="77777777" w:rsidR="004F5C62" w:rsidRDefault="00A76FCC" w:rsidP="004F5C62">
      <w:pPr>
        <w:spacing w:line="276" w:lineRule="auto"/>
        <w:ind w:left="360"/>
      </w:pPr>
      <w:r>
        <w:rPr>
          <w:noProof/>
        </w:rPr>
        <w:drawing>
          <wp:anchor distT="0" distB="0" distL="114300" distR="114300" simplePos="0" relativeHeight="251656192" behindDoc="0" locked="0" layoutInCell="1" allowOverlap="1" wp14:anchorId="77FE3625" wp14:editId="6E7016FC">
            <wp:simplePos x="0" y="0"/>
            <wp:positionH relativeFrom="margin">
              <wp:posOffset>1079500</wp:posOffset>
            </wp:positionH>
            <wp:positionV relativeFrom="paragraph">
              <wp:posOffset>117827</wp:posOffset>
            </wp:positionV>
            <wp:extent cx="3780790" cy="2176145"/>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4-04 at 7.24.07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80790" cy="2176145"/>
                    </a:xfrm>
                    <a:prstGeom prst="rect">
                      <a:avLst/>
                    </a:prstGeom>
                  </pic:spPr>
                </pic:pic>
              </a:graphicData>
            </a:graphic>
            <wp14:sizeRelH relativeFrom="page">
              <wp14:pctWidth>0</wp14:pctWidth>
            </wp14:sizeRelH>
            <wp14:sizeRelV relativeFrom="page">
              <wp14:pctHeight>0</wp14:pctHeight>
            </wp14:sizeRelV>
          </wp:anchor>
        </w:drawing>
      </w:r>
    </w:p>
    <w:p w14:paraId="491A70D4" w14:textId="77777777" w:rsidR="004F5C62" w:rsidRDefault="004F5C62" w:rsidP="004F5C62">
      <w:pPr>
        <w:spacing w:line="276" w:lineRule="auto"/>
        <w:ind w:left="360"/>
      </w:pPr>
    </w:p>
    <w:p w14:paraId="166742F2" w14:textId="77777777" w:rsidR="004F5C62" w:rsidRDefault="004F5C62" w:rsidP="004F5C62">
      <w:pPr>
        <w:spacing w:line="276" w:lineRule="auto"/>
        <w:ind w:left="360"/>
      </w:pPr>
    </w:p>
    <w:p w14:paraId="127FEDCC" w14:textId="77777777" w:rsidR="004F5C62" w:rsidRDefault="004F5C62" w:rsidP="004F5C62">
      <w:pPr>
        <w:spacing w:line="276" w:lineRule="auto"/>
        <w:ind w:left="360"/>
      </w:pPr>
    </w:p>
    <w:p w14:paraId="50D26135" w14:textId="77777777" w:rsidR="004F5C62" w:rsidRDefault="004F5C62" w:rsidP="004F5C62">
      <w:pPr>
        <w:spacing w:line="276" w:lineRule="auto"/>
        <w:ind w:left="360"/>
      </w:pPr>
    </w:p>
    <w:p w14:paraId="31E80DA4" w14:textId="77777777" w:rsidR="004F5C62" w:rsidRDefault="004F5C62" w:rsidP="004F5C62">
      <w:pPr>
        <w:spacing w:line="276" w:lineRule="auto"/>
        <w:ind w:left="360"/>
      </w:pPr>
    </w:p>
    <w:p w14:paraId="2E6008D2" w14:textId="77777777" w:rsidR="004F5C62" w:rsidRDefault="004F5C62" w:rsidP="00A76FCC">
      <w:pPr>
        <w:spacing w:line="276" w:lineRule="auto"/>
      </w:pPr>
    </w:p>
    <w:p w14:paraId="353F3BA1" w14:textId="77777777" w:rsidR="00A76FCC" w:rsidRDefault="00A76FCC" w:rsidP="00A76FCC">
      <w:pPr>
        <w:spacing w:line="276" w:lineRule="auto"/>
      </w:pPr>
    </w:p>
    <w:p w14:paraId="55DF5313" w14:textId="77777777" w:rsidR="004F5C62" w:rsidRDefault="004F5C62" w:rsidP="004F5C62">
      <w:pPr>
        <w:spacing w:line="276" w:lineRule="auto"/>
        <w:ind w:left="360"/>
      </w:pPr>
    </w:p>
    <w:p w14:paraId="7382D398" w14:textId="77777777" w:rsidR="004F5C62" w:rsidRDefault="004F5C62" w:rsidP="004F5C62">
      <w:pPr>
        <w:spacing w:line="276" w:lineRule="auto"/>
        <w:ind w:left="360"/>
      </w:pPr>
    </w:p>
    <w:p w14:paraId="7CFC6A4C" w14:textId="77777777" w:rsidR="004F5C62" w:rsidRDefault="004F5C62" w:rsidP="004F5C62">
      <w:pPr>
        <w:spacing w:line="276" w:lineRule="auto"/>
        <w:ind w:left="360"/>
      </w:pPr>
    </w:p>
    <w:p w14:paraId="7A86DE04" w14:textId="77777777" w:rsidR="004F5C62" w:rsidRDefault="004F5C62" w:rsidP="004F5C62">
      <w:pPr>
        <w:spacing w:line="276" w:lineRule="auto"/>
        <w:ind w:left="360"/>
      </w:pPr>
    </w:p>
    <w:p w14:paraId="23003BC3" w14:textId="77777777" w:rsidR="004F5C62" w:rsidRDefault="004F5C62" w:rsidP="001D1CB8">
      <w:pPr>
        <w:spacing w:line="276" w:lineRule="auto"/>
      </w:pPr>
      <w:r w:rsidRPr="004F5C62">
        <w:rPr>
          <w:b/>
        </w:rPr>
        <w:t>Part 2:</w:t>
      </w:r>
      <w:r>
        <w:t xml:space="preserve"> Effect of Online/Offline – Introductory Analysis</w:t>
      </w:r>
    </w:p>
    <w:p w14:paraId="5B016880" w14:textId="77777777" w:rsidR="00D66361" w:rsidRDefault="0029791B" w:rsidP="00A76FCC">
      <w:pPr>
        <w:pStyle w:val="ListParagraph"/>
        <w:numPr>
          <w:ilvl w:val="0"/>
          <w:numId w:val="9"/>
        </w:numPr>
        <w:spacing w:line="276" w:lineRule="auto"/>
      </w:pPr>
      <w:r>
        <w:t>Online average profitability = $116.67</w:t>
      </w:r>
    </w:p>
    <w:p w14:paraId="6012ED56" w14:textId="77777777" w:rsidR="00A76FCC" w:rsidRDefault="00A76FCC" w:rsidP="00A76FCC">
      <w:pPr>
        <w:pStyle w:val="ListParagraph"/>
        <w:spacing w:line="276" w:lineRule="auto"/>
        <w:ind w:left="360"/>
      </w:pPr>
      <w:r>
        <w:t>Offline average profitability = $110.79</w:t>
      </w:r>
    </w:p>
    <w:p w14:paraId="5127D93A" w14:textId="77777777" w:rsidR="00A76FCC" w:rsidRDefault="00A76FCC" w:rsidP="00A76FCC">
      <w:pPr>
        <w:pStyle w:val="ListParagraph"/>
        <w:spacing w:line="276" w:lineRule="auto"/>
        <w:ind w:left="360"/>
      </w:pPr>
      <w:r>
        <w:t>Standard error of online average profitability = $1.63</w:t>
      </w:r>
    </w:p>
    <w:p w14:paraId="00C56FE0" w14:textId="77777777" w:rsidR="00A76FCC" w:rsidRDefault="00A76FCC" w:rsidP="00A76FCC">
      <w:pPr>
        <w:pStyle w:val="ListParagraph"/>
        <w:spacing w:line="276" w:lineRule="auto"/>
        <w:ind w:left="360"/>
      </w:pPr>
      <w:r>
        <w:t>Standard error of offline average profitability = $4.57</w:t>
      </w:r>
    </w:p>
    <w:p w14:paraId="316183C5" w14:textId="77777777" w:rsidR="00A76FCC" w:rsidRDefault="00A76FCC" w:rsidP="00A76FCC">
      <w:pPr>
        <w:pStyle w:val="ListParagraph"/>
        <w:spacing w:line="276" w:lineRule="auto"/>
        <w:ind w:left="360"/>
      </w:pPr>
      <w:r>
        <w:t>95% confidence interval of online = $3.31</w:t>
      </w:r>
    </w:p>
    <w:p w14:paraId="0508FA88" w14:textId="77777777" w:rsidR="00A76FCC" w:rsidRDefault="00A76FCC" w:rsidP="00A76FCC">
      <w:pPr>
        <w:pStyle w:val="ListParagraph"/>
        <w:spacing w:line="276" w:lineRule="auto"/>
        <w:ind w:left="360"/>
      </w:pPr>
      <w:r>
        <w:t>95% confidence interval of offline = -$15.07</w:t>
      </w:r>
    </w:p>
    <w:p w14:paraId="447FE9D7" w14:textId="77777777" w:rsidR="00A76FCC" w:rsidRDefault="00A76FCC" w:rsidP="00A76FCC">
      <w:pPr>
        <w:pStyle w:val="ListParagraph"/>
        <w:spacing w:line="276" w:lineRule="auto"/>
        <w:ind w:left="360"/>
      </w:pPr>
      <w:r>
        <w:rPr>
          <w:noProof/>
        </w:rPr>
        <w:drawing>
          <wp:anchor distT="0" distB="0" distL="114300" distR="114300" simplePos="0" relativeHeight="251655167" behindDoc="0" locked="0" layoutInCell="1" allowOverlap="1" wp14:anchorId="5D2EB0F7" wp14:editId="6347D177">
            <wp:simplePos x="0" y="0"/>
            <wp:positionH relativeFrom="margin">
              <wp:posOffset>1179195</wp:posOffset>
            </wp:positionH>
            <wp:positionV relativeFrom="page">
              <wp:posOffset>7838662</wp:posOffset>
            </wp:positionV>
            <wp:extent cx="3585210" cy="19685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04 at 8.59.16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85210" cy="1968500"/>
                    </a:xfrm>
                    <a:prstGeom prst="rect">
                      <a:avLst/>
                    </a:prstGeom>
                  </pic:spPr>
                </pic:pic>
              </a:graphicData>
            </a:graphic>
            <wp14:sizeRelH relativeFrom="page">
              <wp14:pctWidth>0</wp14:pctWidth>
            </wp14:sizeRelH>
            <wp14:sizeRelV relativeFrom="page">
              <wp14:pctHeight>0</wp14:pctHeight>
            </wp14:sizeRelV>
          </wp:anchor>
        </w:drawing>
      </w:r>
    </w:p>
    <w:p w14:paraId="7A3AC8A9" w14:textId="77777777" w:rsidR="00A76FCC" w:rsidRDefault="00A76FCC" w:rsidP="00A76FCC">
      <w:pPr>
        <w:pStyle w:val="ListParagraph"/>
        <w:spacing w:line="276" w:lineRule="auto"/>
        <w:ind w:left="360"/>
      </w:pPr>
    </w:p>
    <w:p w14:paraId="3C3104F7" w14:textId="77777777" w:rsidR="00A76FCC" w:rsidRDefault="00A76FCC" w:rsidP="00A76FCC">
      <w:pPr>
        <w:pStyle w:val="ListParagraph"/>
        <w:spacing w:line="276" w:lineRule="auto"/>
        <w:ind w:left="360"/>
      </w:pPr>
    </w:p>
    <w:p w14:paraId="3F983E17" w14:textId="77777777" w:rsidR="00A76FCC" w:rsidRDefault="00A76FCC" w:rsidP="00A76FCC">
      <w:pPr>
        <w:pStyle w:val="ListParagraph"/>
        <w:spacing w:line="276" w:lineRule="auto"/>
        <w:ind w:left="360"/>
      </w:pPr>
    </w:p>
    <w:p w14:paraId="4E92C156" w14:textId="77777777" w:rsidR="00A76FCC" w:rsidRDefault="00A76FCC" w:rsidP="00A76FCC">
      <w:pPr>
        <w:pStyle w:val="ListParagraph"/>
        <w:spacing w:line="276" w:lineRule="auto"/>
        <w:ind w:left="360"/>
      </w:pPr>
    </w:p>
    <w:p w14:paraId="6F0FD6EF" w14:textId="77777777" w:rsidR="00A76FCC" w:rsidRDefault="00A76FCC" w:rsidP="00A76FCC">
      <w:pPr>
        <w:pStyle w:val="ListParagraph"/>
        <w:spacing w:line="276" w:lineRule="auto"/>
        <w:ind w:left="360"/>
      </w:pPr>
    </w:p>
    <w:p w14:paraId="4DB56EBB" w14:textId="77777777" w:rsidR="00A76FCC" w:rsidRDefault="00A76FCC" w:rsidP="00A76FCC">
      <w:pPr>
        <w:spacing w:line="276" w:lineRule="auto"/>
      </w:pPr>
      <w:r>
        <w:lastRenderedPageBreak/>
        <w:t xml:space="preserve">Standard error reflects uncertainty in the data due to random error while confidence interval shows that the true value of the percentage is likely between the upper and lower CI. </w:t>
      </w:r>
    </w:p>
    <w:p w14:paraId="4465E8F4" w14:textId="77777777" w:rsidR="00A76FCC" w:rsidRDefault="00A76FCC" w:rsidP="00A76FCC">
      <w:pPr>
        <w:pStyle w:val="ListParagraph"/>
        <w:spacing w:line="276" w:lineRule="auto"/>
        <w:ind w:left="1080"/>
      </w:pPr>
    </w:p>
    <w:p w14:paraId="14A6BD7F" w14:textId="77777777" w:rsidR="00A76FCC" w:rsidRDefault="00A76FCC" w:rsidP="00A76FCC">
      <w:pPr>
        <w:spacing w:line="276" w:lineRule="auto"/>
      </w:pPr>
      <w:r>
        <w:t>From my visual, I believe there is a significant difference between the two groups because the average profit of online customers is higher with more certainty than the offline customers.</w:t>
      </w:r>
    </w:p>
    <w:p w14:paraId="5BC07758" w14:textId="77777777" w:rsidR="00A76FCC" w:rsidRDefault="00A76FCC" w:rsidP="00A76FCC">
      <w:pPr>
        <w:spacing w:line="276" w:lineRule="auto"/>
      </w:pPr>
    </w:p>
    <w:p w14:paraId="01AF4C61" w14:textId="77777777" w:rsidR="0029791B" w:rsidRDefault="00A85376" w:rsidP="00A76FCC">
      <w:pPr>
        <w:pStyle w:val="ListParagraph"/>
        <w:numPr>
          <w:ilvl w:val="0"/>
          <w:numId w:val="9"/>
        </w:numPr>
        <w:spacing w:line="276" w:lineRule="auto"/>
      </w:pPr>
      <w:r>
        <w:t>T-Value =</w:t>
      </w:r>
      <w:r w:rsidR="007E7CA3">
        <w:t xml:space="preserve"> </w:t>
      </w:r>
      <w:r w:rsidR="007E7CA3" w:rsidRPr="007E7CA3">
        <w:t>-1.25389</w:t>
      </w:r>
    </w:p>
    <w:p w14:paraId="3D11DDCF" w14:textId="77777777" w:rsidR="00A85376" w:rsidRDefault="00241DFC" w:rsidP="00A76FCC">
      <w:pPr>
        <w:spacing w:line="276" w:lineRule="auto"/>
        <w:ind w:firstLine="360"/>
      </w:pPr>
      <w:r>
        <w:t>Degrees of freedom =</w:t>
      </w:r>
      <w:r w:rsidR="007E7CA3">
        <w:t xml:space="preserve"> 31</w:t>
      </w:r>
      <w:r w:rsidR="00856396">
        <w:t>632</w:t>
      </w:r>
    </w:p>
    <w:p w14:paraId="71772D5C" w14:textId="77777777" w:rsidR="00241DFC" w:rsidRDefault="00402AC9" w:rsidP="00A76FCC">
      <w:pPr>
        <w:spacing w:line="276" w:lineRule="auto"/>
        <w:ind w:firstLine="360"/>
      </w:pPr>
      <w:r>
        <w:t>P-value = 0.2099</w:t>
      </w:r>
    </w:p>
    <w:p w14:paraId="04140721" w14:textId="77777777" w:rsidR="00241DFC" w:rsidRDefault="00241DFC" w:rsidP="00A85376">
      <w:pPr>
        <w:pStyle w:val="ListParagraph"/>
        <w:spacing w:line="276" w:lineRule="auto"/>
      </w:pPr>
    </w:p>
    <w:p w14:paraId="0F623543" w14:textId="77777777" w:rsidR="00241DFC" w:rsidRDefault="00856396" w:rsidP="00A76FCC">
      <w:pPr>
        <w:spacing w:line="276" w:lineRule="auto"/>
        <w:ind w:left="360"/>
      </w:pPr>
      <w:r>
        <w:t>A T-test is used to determine if two</w:t>
      </w:r>
      <w:r w:rsidR="00814A0B">
        <w:t xml:space="preserve"> populations</w:t>
      </w:r>
      <w:r>
        <w:t xml:space="preserve"> means are equal.</w:t>
      </w:r>
      <w:r w:rsidR="00814A0B">
        <w:t xml:space="preserve"> This test shows that the offline mean is smaller than the online mean.</w:t>
      </w:r>
    </w:p>
    <w:p w14:paraId="45A20EA0" w14:textId="77777777" w:rsidR="00241DFC" w:rsidRDefault="00241DFC" w:rsidP="00241DFC">
      <w:pPr>
        <w:spacing w:line="276" w:lineRule="auto"/>
      </w:pPr>
    </w:p>
    <w:p w14:paraId="7517EE4F" w14:textId="77777777" w:rsidR="00A76FCC" w:rsidRDefault="00A76FCC" w:rsidP="00241DFC">
      <w:pPr>
        <w:spacing w:line="276" w:lineRule="auto"/>
      </w:pPr>
    </w:p>
    <w:p w14:paraId="321E32E7" w14:textId="77777777" w:rsidR="00A6709A" w:rsidRDefault="00241DFC" w:rsidP="00241DFC">
      <w:pPr>
        <w:spacing w:line="276" w:lineRule="auto"/>
      </w:pPr>
      <w:r w:rsidRPr="00241DFC">
        <w:rPr>
          <w:b/>
        </w:rPr>
        <w:t>Part 3:</w:t>
      </w:r>
      <w:r>
        <w:t xml:space="preserve"> Simple Regression</w:t>
      </w:r>
      <w:r w:rsidR="00A6709A">
        <w:t xml:space="preserve"> </w:t>
      </w:r>
    </w:p>
    <w:p w14:paraId="4B939877" w14:textId="77777777" w:rsidR="003B6EAB" w:rsidRDefault="00402AC9" w:rsidP="003B6EAB">
      <w:pPr>
        <w:pStyle w:val="ListParagraph"/>
        <w:numPr>
          <w:ilvl w:val="0"/>
          <w:numId w:val="4"/>
        </w:numPr>
        <w:spacing w:line="276" w:lineRule="auto"/>
      </w:pPr>
      <w:r w:rsidRPr="007B7BDA">
        <w:rPr>
          <w:b/>
        </w:rPr>
        <w:t>Model 1</w:t>
      </w:r>
      <w:r w:rsidR="003B6EAB" w:rsidRPr="007B7BDA">
        <w:rPr>
          <w:b/>
        </w:rPr>
        <w:t>:</w:t>
      </w:r>
      <w:r w:rsidR="003B6EAB">
        <w:t xml:space="preserve"> The parameter </w:t>
      </w:r>
      <w:proofErr w:type="gramStart"/>
      <w:r w:rsidR="003B6EAB">
        <w:t>es</w:t>
      </w:r>
      <w:r w:rsidR="007B7BDA">
        <w:t>timate</w:t>
      </w:r>
      <w:proofErr w:type="gramEnd"/>
      <w:r w:rsidR="007B7BDA">
        <w:t xml:space="preserve"> of the intercept, $111.50</w:t>
      </w:r>
      <w:r w:rsidR="003B6EAB">
        <w:t xml:space="preserve">, is interpreted as the </w:t>
      </w:r>
      <w:r w:rsidR="001D1CB8">
        <w:t>predicted</w:t>
      </w:r>
      <w:r w:rsidR="004807CA">
        <w:t xml:space="preserve"> average</w:t>
      </w:r>
      <w:r w:rsidR="001D1CB8">
        <w:t xml:space="preserve"> profit</w:t>
      </w:r>
      <w:r w:rsidR="003B6EAB">
        <w:t xml:space="preserve"> </w:t>
      </w:r>
      <w:r w:rsidR="001D1CB8">
        <w:t>for offline customers</w:t>
      </w:r>
      <w:r w:rsidR="003B6EAB">
        <w:t>.</w:t>
      </w:r>
    </w:p>
    <w:p w14:paraId="784CF12F" w14:textId="77777777" w:rsidR="00731443" w:rsidRDefault="007B7BDA" w:rsidP="003B6EAB">
      <w:pPr>
        <w:spacing w:line="276" w:lineRule="auto"/>
      </w:pPr>
      <w:r>
        <w:rPr>
          <w:noProof/>
        </w:rPr>
        <w:drawing>
          <wp:anchor distT="0" distB="0" distL="114300" distR="114300" simplePos="0" relativeHeight="251663360" behindDoc="0" locked="0" layoutInCell="1" allowOverlap="1" wp14:anchorId="553BA4FC" wp14:editId="6C3540D2">
            <wp:simplePos x="0" y="0"/>
            <wp:positionH relativeFrom="margin">
              <wp:align>center</wp:align>
            </wp:positionH>
            <wp:positionV relativeFrom="paragraph">
              <wp:posOffset>86360</wp:posOffset>
            </wp:positionV>
            <wp:extent cx="3385185" cy="1828800"/>
            <wp:effectExtent l="0" t="0" r="571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4-09 at 5.09.52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85185" cy="1828800"/>
                    </a:xfrm>
                    <a:prstGeom prst="rect">
                      <a:avLst/>
                    </a:prstGeom>
                  </pic:spPr>
                </pic:pic>
              </a:graphicData>
            </a:graphic>
            <wp14:sizeRelH relativeFrom="page">
              <wp14:pctWidth>0</wp14:pctWidth>
            </wp14:sizeRelH>
            <wp14:sizeRelV relativeFrom="page">
              <wp14:pctHeight>0</wp14:pctHeight>
            </wp14:sizeRelV>
          </wp:anchor>
        </w:drawing>
      </w:r>
    </w:p>
    <w:p w14:paraId="3ACD7DC1" w14:textId="77777777" w:rsidR="00402AC9" w:rsidRDefault="00402AC9" w:rsidP="00402AC9">
      <w:pPr>
        <w:pStyle w:val="ListParagraph"/>
        <w:spacing w:line="276" w:lineRule="auto"/>
      </w:pPr>
    </w:p>
    <w:p w14:paraId="785E1B51" w14:textId="77777777" w:rsidR="001D1CB8" w:rsidRDefault="001D1CB8" w:rsidP="001E0323">
      <w:pPr>
        <w:spacing w:line="276" w:lineRule="auto"/>
      </w:pPr>
    </w:p>
    <w:p w14:paraId="4D4AFA32" w14:textId="77777777" w:rsidR="001E0323" w:rsidRDefault="001E0323" w:rsidP="001E0323">
      <w:pPr>
        <w:spacing w:line="276" w:lineRule="auto"/>
      </w:pPr>
    </w:p>
    <w:p w14:paraId="506D2F19" w14:textId="77777777" w:rsidR="001E0323" w:rsidRDefault="001E0323" w:rsidP="001E0323">
      <w:pPr>
        <w:spacing w:line="276" w:lineRule="auto"/>
      </w:pPr>
    </w:p>
    <w:p w14:paraId="07B4B13F" w14:textId="77777777" w:rsidR="001E0323" w:rsidRDefault="001E0323" w:rsidP="001E0323">
      <w:pPr>
        <w:spacing w:line="276" w:lineRule="auto"/>
      </w:pPr>
    </w:p>
    <w:p w14:paraId="3A00653A" w14:textId="77777777" w:rsidR="001E0323" w:rsidRDefault="001E0323" w:rsidP="001E0323">
      <w:pPr>
        <w:spacing w:line="276" w:lineRule="auto"/>
      </w:pPr>
    </w:p>
    <w:p w14:paraId="3C382369" w14:textId="77777777" w:rsidR="003B6EAB" w:rsidRDefault="003B6EAB" w:rsidP="00402AC9">
      <w:pPr>
        <w:pStyle w:val="ListParagraph"/>
        <w:spacing w:line="276" w:lineRule="auto"/>
      </w:pPr>
    </w:p>
    <w:p w14:paraId="50B3359B" w14:textId="77777777" w:rsidR="001E0323" w:rsidRDefault="001E0323" w:rsidP="00402AC9">
      <w:pPr>
        <w:pStyle w:val="ListParagraph"/>
        <w:spacing w:line="276" w:lineRule="auto"/>
      </w:pPr>
    </w:p>
    <w:p w14:paraId="061C5992" w14:textId="77777777" w:rsidR="00A76FCC" w:rsidRDefault="00A76FCC" w:rsidP="00402AC9">
      <w:pPr>
        <w:pStyle w:val="ListParagraph"/>
        <w:spacing w:line="276" w:lineRule="auto"/>
      </w:pPr>
    </w:p>
    <w:p w14:paraId="08A4FCDA" w14:textId="77777777" w:rsidR="00402AC9" w:rsidRDefault="003B6EAB" w:rsidP="001E0323">
      <w:pPr>
        <w:pStyle w:val="ListParagraph"/>
        <w:numPr>
          <w:ilvl w:val="0"/>
          <w:numId w:val="4"/>
        </w:numPr>
        <w:spacing w:line="276" w:lineRule="auto"/>
      </w:pPr>
      <w:r w:rsidRPr="007B7BDA">
        <w:rPr>
          <w:b/>
        </w:rPr>
        <w:t>Model 2:</w:t>
      </w:r>
      <w:r>
        <w:t xml:space="preserve"> </w:t>
      </w:r>
      <w:r w:rsidR="004807CA">
        <w:t xml:space="preserve">This model relates to the t-test above because they both </w:t>
      </w:r>
      <w:r w:rsidR="001E0323">
        <w:t>yield the same result considering that it shows how coefficients of the intercept are the same</w:t>
      </w:r>
      <w:r w:rsidR="004807CA">
        <w:t>.</w:t>
      </w:r>
      <w:r w:rsidR="001E0323">
        <w:t xml:space="preserve"> The intercept is the predicted value when all variables equal 0. The coefficients for online/offline mean that there is $5.88 difference in profit between online and offline customers.</w:t>
      </w:r>
    </w:p>
    <w:p w14:paraId="3C84DD42" w14:textId="77777777" w:rsidR="001E0323" w:rsidRDefault="00A76FCC" w:rsidP="001E0323">
      <w:pPr>
        <w:spacing w:line="276" w:lineRule="auto"/>
      </w:pPr>
      <w:r>
        <w:rPr>
          <w:noProof/>
        </w:rPr>
        <w:drawing>
          <wp:anchor distT="0" distB="0" distL="114300" distR="114300" simplePos="0" relativeHeight="251657216" behindDoc="1" locked="0" layoutInCell="1" allowOverlap="1" wp14:anchorId="520499FF" wp14:editId="1594A015">
            <wp:simplePos x="0" y="0"/>
            <wp:positionH relativeFrom="margin">
              <wp:posOffset>933832</wp:posOffset>
            </wp:positionH>
            <wp:positionV relativeFrom="page">
              <wp:posOffset>7719695</wp:posOffset>
            </wp:positionV>
            <wp:extent cx="3982085" cy="1979295"/>
            <wp:effectExtent l="0" t="0" r="5715"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06 at 1.08.27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82085" cy="1979295"/>
                    </a:xfrm>
                    <a:prstGeom prst="rect">
                      <a:avLst/>
                    </a:prstGeom>
                  </pic:spPr>
                </pic:pic>
              </a:graphicData>
            </a:graphic>
            <wp14:sizeRelH relativeFrom="page">
              <wp14:pctWidth>0</wp14:pctWidth>
            </wp14:sizeRelH>
            <wp14:sizeRelV relativeFrom="page">
              <wp14:pctHeight>0</wp14:pctHeight>
            </wp14:sizeRelV>
          </wp:anchor>
        </w:drawing>
      </w:r>
    </w:p>
    <w:p w14:paraId="5029114E" w14:textId="77777777" w:rsidR="00A76FCC" w:rsidRDefault="00A76FCC" w:rsidP="001E0323">
      <w:pPr>
        <w:spacing w:line="276" w:lineRule="auto"/>
      </w:pPr>
    </w:p>
    <w:p w14:paraId="5289BF7E" w14:textId="77777777" w:rsidR="00A76FCC" w:rsidRDefault="00A76FCC" w:rsidP="001E0323">
      <w:pPr>
        <w:spacing w:line="276" w:lineRule="auto"/>
      </w:pPr>
    </w:p>
    <w:p w14:paraId="09841CAB" w14:textId="77777777" w:rsidR="00A76FCC" w:rsidRDefault="00A76FCC" w:rsidP="001E0323">
      <w:pPr>
        <w:spacing w:line="276" w:lineRule="auto"/>
      </w:pPr>
    </w:p>
    <w:p w14:paraId="2C4C8212" w14:textId="77777777" w:rsidR="00A76FCC" w:rsidRDefault="00A76FCC" w:rsidP="001E0323">
      <w:pPr>
        <w:spacing w:line="276" w:lineRule="auto"/>
      </w:pPr>
    </w:p>
    <w:p w14:paraId="0E26BDFD" w14:textId="77777777" w:rsidR="00A76FCC" w:rsidRDefault="00A76FCC" w:rsidP="001E0323">
      <w:pPr>
        <w:spacing w:line="276" w:lineRule="auto"/>
      </w:pPr>
    </w:p>
    <w:p w14:paraId="7F535764" w14:textId="77777777" w:rsidR="00A76FCC" w:rsidRDefault="00A76FCC" w:rsidP="001E0323">
      <w:pPr>
        <w:spacing w:line="276" w:lineRule="auto"/>
      </w:pPr>
    </w:p>
    <w:p w14:paraId="3B4C9848" w14:textId="77777777" w:rsidR="001E0323" w:rsidRDefault="001E0323" w:rsidP="001E0323">
      <w:pPr>
        <w:pStyle w:val="ListParagraph"/>
        <w:numPr>
          <w:ilvl w:val="0"/>
          <w:numId w:val="4"/>
        </w:numPr>
        <w:spacing w:line="276" w:lineRule="auto"/>
      </w:pPr>
      <w:r w:rsidRPr="007B7BDA">
        <w:rPr>
          <w:b/>
        </w:rPr>
        <w:t>Model 3:</w:t>
      </w:r>
      <w:r>
        <w:t xml:space="preserve"> </w:t>
      </w:r>
      <w:r w:rsidR="00077833">
        <w:t xml:space="preserve">The coefficient of age is the effect of age, meaning that as each age bracket increases by 1, profit increases by $25. The intercept is the predicted value for people in the age range of 0, which does not exist. This model shows that age is a good predictor of profit.  </w:t>
      </w:r>
    </w:p>
    <w:p w14:paraId="047ACCDD" w14:textId="77777777" w:rsidR="00077833" w:rsidRDefault="00077833" w:rsidP="00077833">
      <w:pPr>
        <w:pStyle w:val="ListParagraph"/>
        <w:spacing w:line="276" w:lineRule="auto"/>
      </w:pPr>
      <w:r>
        <w:rPr>
          <w:noProof/>
        </w:rPr>
        <w:drawing>
          <wp:anchor distT="0" distB="0" distL="114300" distR="114300" simplePos="0" relativeHeight="251658240" behindDoc="0" locked="0" layoutInCell="1" allowOverlap="1" wp14:anchorId="01CE144F" wp14:editId="59EDC389">
            <wp:simplePos x="0" y="0"/>
            <wp:positionH relativeFrom="margin">
              <wp:posOffset>704850</wp:posOffset>
            </wp:positionH>
            <wp:positionV relativeFrom="paragraph">
              <wp:posOffset>128683</wp:posOffset>
            </wp:positionV>
            <wp:extent cx="4938395" cy="1652270"/>
            <wp:effectExtent l="0" t="0" r="190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07 at 8.18.40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38395" cy="1652270"/>
                    </a:xfrm>
                    <a:prstGeom prst="rect">
                      <a:avLst/>
                    </a:prstGeom>
                  </pic:spPr>
                </pic:pic>
              </a:graphicData>
            </a:graphic>
            <wp14:sizeRelH relativeFrom="page">
              <wp14:pctWidth>0</wp14:pctWidth>
            </wp14:sizeRelH>
            <wp14:sizeRelV relativeFrom="page">
              <wp14:pctHeight>0</wp14:pctHeight>
            </wp14:sizeRelV>
          </wp:anchor>
        </w:drawing>
      </w:r>
    </w:p>
    <w:p w14:paraId="7611F16E" w14:textId="77777777" w:rsidR="00077833" w:rsidRDefault="00077833" w:rsidP="00077833">
      <w:pPr>
        <w:pStyle w:val="ListParagraph"/>
        <w:spacing w:line="276" w:lineRule="auto"/>
      </w:pPr>
    </w:p>
    <w:p w14:paraId="2967FD2D" w14:textId="77777777" w:rsidR="00077833" w:rsidRDefault="00077833" w:rsidP="00077833">
      <w:pPr>
        <w:pStyle w:val="ListParagraph"/>
        <w:spacing w:line="276" w:lineRule="auto"/>
      </w:pPr>
    </w:p>
    <w:p w14:paraId="156876B3" w14:textId="77777777" w:rsidR="00077833" w:rsidRDefault="00077833" w:rsidP="00077833">
      <w:pPr>
        <w:pStyle w:val="ListParagraph"/>
        <w:spacing w:line="276" w:lineRule="auto"/>
      </w:pPr>
    </w:p>
    <w:p w14:paraId="639E7237" w14:textId="77777777" w:rsidR="00077833" w:rsidRDefault="00077833" w:rsidP="00077833">
      <w:pPr>
        <w:pStyle w:val="ListParagraph"/>
        <w:spacing w:line="276" w:lineRule="auto"/>
      </w:pPr>
    </w:p>
    <w:p w14:paraId="509082DE" w14:textId="77777777" w:rsidR="00077833" w:rsidRDefault="00077833" w:rsidP="00077833">
      <w:pPr>
        <w:pStyle w:val="ListParagraph"/>
        <w:spacing w:line="276" w:lineRule="auto"/>
      </w:pPr>
    </w:p>
    <w:p w14:paraId="52F96526" w14:textId="77777777" w:rsidR="00077833" w:rsidRDefault="00077833" w:rsidP="00077833">
      <w:pPr>
        <w:pStyle w:val="ListParagraph"/>
        <w:spacing w:line="276" w:lineRule="auto"/>
      </w:pPr>
    </w:p>
    <w:p w14:paraId="44AA4F3A" w14:textId="77777777" w:rsidR="00077833" w:rsidRDefault="00077833" w:rsidP="00077833">
      <w:pPr>
        <w:pStyle w:val="ListParagraph"/>
        <w:spacing w:line="276" w:lineRule="auto"/>
      </w:pPr>
    </w:p>
    <w:p w14:paraId="54AE378A" w14:textId="77777777" w:rsidR="00077833" w:rsidRDefault="00077833" w:rsidP="00077833">
      <w:pPr>
        <w:pStyle w:val="ListParagraph"/>
        <w:spacing w:line="276" w:lineRule="auto"/>
      </w:pPr>
    </w:p>
    <w:p w14:paraId="3A95904F" w14:textId="77777777" w:rsidR="00077833" w:rsidRDefault="00077833" w:rsidP="001E0323">
      <w:pPr>
        <w:pStyle w:val="ListParagraph"/>
        <w:numPr>
          <w:ilvl w:val="0"/>
          <w:numId w:val="4"/>
        </w:numPr>
        <w:spacing w:line="276" w:lineRule="auto"/>
      </w:pPr>
      <w:r w:rsidRPr="007B7BDA">
        <w:rPr>
          <w:b/>
        </w:rPr>
        <w:t>Model 4:</w:t>
      </w:r>
      <w:r w:rsidR="00473D5B">
        <w:t xml:space="preserve"> The intercept is predicting value for age bracket 1. The coefficients show how much different each age bracket is from the reference category.</w:t>
      </w:r>
    </w:p>
    <w:p w14:paraId="16CE051D" w14:textId="77777777" w:rsidR="00077833" w:rsidRDefault="00473D5B" w:rsidP="00077833">
      <w:pPr>
        <w:pStyle w:val="ListParagraph"/>
        <w:spacing w:line="276" w:lineRule="auto"/>
      </w:pPr>
      <w:r>
        <w:rPr>
          <w:noProof/>
        </w:rPr>
        <w:drawing>
          <wp:anchor distT="0" distB="0" distL="114300" distR="114300" simplePos="0" relativeHeight="251659264" behindDoc="0" locked="0" layoutInCell="1" allowOverlap="1" wp14:anchorId="11733864" wp14:editId="0C4701BD">
            <wp:simplePos x="0" y="0"/>
            <wp:positionH relativeFrom="margin">
              <wp:posOffset>1390650</wp:posOffset>
            </wp:positionH>
            <wp:positionV relativeFrom="paragraph">
              <wp:posOffset>199482</wp:posOffset>
            </wp:positionV>
            <wp:extent cx="3161665" cy="2065020"/>
            <wp:effectExtent l="0" t="0" r="635" b="5080"/>
            <wp:wrapThrough wrapText="bothSides">
              <wp:wrapPolygon edited="0">
                <wp:start x="0" y="0"/>
                <wp:lineTo x="0" y="21520"/>
                <wp:lineTo x="21518" y="21520"/>
                <wp:lineTo x="2151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4-07 at 8.47.0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61665" cy="2065020"/>
                    </a:xfrm>
                    <a:prstGeom prst="rect">
                      <a:avLst/>
                    </a:prstGeom>
                  </pic:spPr>
                </pic:pic>
              </a:graphicData>
            </a:graphic>
            <wp14:sizeRelH relativeFrom="page">
              <wp14:pctWidth>0</wp14:pctWidth>
            </wp14:sizeRelH>
            <wp14:sizeRelV relativeFrom="page">
              <wp14:pctHeight>0</wp14:pctHeight>
            </wp14:sizeRelV>
          </wp:anchor>
        </w:drawing>
      </w:r>
    </w:p>
    <w:p w14:paraId="78A6D7EA" w14:textId="77777777" w:rsidR="00BB2505" w:rsidRDefault="00BB2505" w:rsidP="00077833">
      <w:pPr>
        <w:pStyle w:val="ListParagraph"/>
        <w:spacing w:line="276" w:lineRule="auto"/>
      </w:pPr>
    </w:p>
    <w:p w14:paraId="33B6168F" w14:textId="77777777" w:rsidR="00BB2505" w:rsidRDefault="00BB2505" w:rsidP="00077833">
      <w:pPr>
        <w:pStyle w:val="ListParagraph"/>
        <w:spacing w:line="276" w:lineRule="auto"/>
      </w:pPr>
    </w:p>
    <w:p w14:paraId="6B8C2AD0" w14:textId="77777777" w:rsidR="00BB2505" w:rsidRDefault="00BB2505" w:rsidP="00077833">
      <w:pPr>
        <w:pStyle w:val="ListParagraph"/>
        <w:spacing w:line="276" w:lineRule="auto"/>
      </w:pPr>
    </w:p>
    <w:p w14:paraId="7B53569C" w14:textId="77777777" w:rsidR="00BB2505" w:rsidRDefault="00BB2505" w:rsidP="00077833">
      <w:pPr>
        <w:pStyle w:val="ListParagraph"/>
        <w:spacing w:line="276" w:lineRule="auto"/>
      </w:pPr>
    </w:p>
    <w:p w14:paraId="472E91FD" w14:textId="77777777" w:rsidR="00BB2505" w:rsidRDefault="00BB2505" w:rsidP="00077833">
      <w:pPr>
        <w:pStyle w:val="ListParagraph"/>
        <w:spacing w:line="276" w:lineRule="auto"/>
      </w:pPr>
    </w:p>
    <w:p w14:paraId="60A35F5D" w14:textId="77777777" w:rsidR="00BB2505" w:rsidRDefault="00BB2505" w:rsidP="007C6016">
      <w:pPr>
        <w:spacing w:line="276" w:lineRule="auto"/>
      </w:pPr>
    </w:p>
    <w:p w14:paraId="768E656C" w14:textId="77777777" w:rsidR="00BB2505" w:rsidRDefault="00BB2505" w:rsidP="00077833">
      <w:pPr>
        <w:pStyle w:val="ListParagraph"/>
        <w:spacing w:line="276" w:lineRule="auto"/>
      </w:pPr>
    </w:p>
    <w:p w14:paraId="4FD5DCFD" w14:textId="77777777" w:rsidR="00BB2505" w:rsidRDefault="00BB2505" w:rsidP="00077833">
      <w:pPr>
        <w:pStyle w:val="ListParagraph"/>
        <w:spacing w:line="276" w:lineRule="auto"/>
      </w:pPr>
    </w:p>
    <w:p w14:paraId="5A8BC062" w14:textId="77777777" w:rsidR="00BB2505" w:rsidRDefault="00BB2505" w:rsidP="00077833">
      <w:pPr>
        <w:pStyle w:val="ListParagraph"/>
        <w:spacing w:line="276" w:lineRule="auto"/>
      </w:pPr>
    </w:p>
    <w:p w14:paraId="3E604DB6" w14:textId="77777777" w:rsidR="00BB2505" w:rsidRDefault="00BB2505" w:rsidP="00DB6C17">
      <w:pPr>
        <w:spacing w:line="276" w:lineRule="auto"/>
      </w:pPr>
    </w:p>
    <w:p w14:paraId="0F921E5B" w14:textId="77777777" w:rsidR="00BB2505" w:rsidRDefault="00BB2505" w:rsidP="007C6016">
      <w:pPr>
        <w:spacing w:line="276" w:lineRule="auto"/>
      </w:pPr>
    </w:p>
    <w:p w14:paraId="73A3375D" w14:textId="77777777" w:rsidR="00077833" w:rsidRDefault="00DB6C17" w:rsidP="001E0323">
      <w:pPr>
        <w:pStyle w:val="ListParagraph"/>
        <w:numPr>
          <w:ilvl w:val="0"/>
          <w:numId w:val="4"/>
        </w:numPr>
        <w:spacing w:line="276" w:lineRule="auto"/>
      </w:pPr>
      <w:r>
        <w:t xml:space="preserve">There is more flexibility in the categorical model since it allows for more parameters. On the other hand, the continuous model is simpler because it restricts the number of parameters to two. As a result, the categorical model reveals more variation in the profit. </w:t>
      </w:r>
    </w:p>
    <w:p w14:paraId="578FCE5D" w14:textId="77777777" w:rsidR="00DB6C17" w:rsidRDefault="00D812DF" w:rsidP="00DB6C17">
      <w:pPr>
        <w:spacing w:line="276" w:lineRule="auto"/>
      </w:pPr>
      <w:r>
        <w:rPr>
          <w:noProof/>
        </w:rPr>
        <mc:AlternateContent>
          <mc:Choice Requires="wpg">
            <w:drawing>
              <wp:anchor distT="0" distB="0" distL="114300" distR="114300" simplePos="0" relativeHeight="251670528" behindDoc="0" locked="0" layoutInCell="1" allowOverlap="1" wp14:anchorId="1B1A65FC" wp14:editId="5EC74279">
                <wp:simplePos x="0" y="0"/>
                <wp:positionH relativeFrom="column">
                  <wp:posOffset>3459296</wp:posOffset>
                </wp:positionH>
                <wp:positionV relativeFrom="paragraph">
                  <wp:posOffset>108080</wp:posOffset>
                </wp:positionV>
                <wp:extent cx="2602230" cy="2544445"/>
                <wp:effectExtent l="0" t="0" r="1270" b="0"/>
                <wp:wrapNone/>
                <wp:docPr id="17" name="Group 17"/>
                <wp:cNvGraphicFramePr/>
                <a:graphic xmlns:a="http://schemas.openxmlformats.org/drawingml/2006/main">
                  <a:graphicData uri="http://schemas.microsoft.com/office/word/2010/wordprocessingGroup">
                    <wpg:wgp>
                      <wpg:cNvGrpSpPr/>
                      <wpg:grpSpPr>
                        <a:xfrm>
                          <a:off x="0" y="0"/>
                          <a:ext cx="2602230" cy="2544445"/>
                          <a:chOff x="0" y="0"/>
                          <a:chExt cx="2602230" cy="2544445"/>
                        </a:xfrm>
                      </wpg:grpSpPr>
                      <pic:pic xmlns:pic="http://schemas.openxmlformats.org/drawingml/2006/picture">
                        <pic:nvPicPr>
                          <pic:cNvPr id="11" name="Picture 1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02230" cy="2544445"/>
                          </a:xfrm>
                          <a:prstGeom prst="rect">
                            <a:avLst/>
                          </a:prstGeom>
                        </pic:spPr>
                      </pic:pic>
                      <wps:wsp>
                        <wps:cNvPr id="16" name="Text Box 16"/>
                        <wps:cNvSpPr txBox="1"/>
                        <wps:spPr>
                          <a:xfrm>
                            <a:off x="583894" y="88135"/>
                            <a:ext cx="1938617" cy="275401"/>
                          </a:xfrm>
                          <a:prstGeom prst="rect">
                            <a:avLst/>
                          </a:prstGeom>
                          <a:solidFill>
                            <a:schemeClr val="lt1"/>
                          </a:solidFill>
                          <a:ln w="6350">
                            <a:noFill/>
                          </a:ln>
                        </wps:spPr>
                        <wps:txbx>
                          <w:txbxContent>
                            <w:p w14:paraId="1043B79B" w14:textId="77777777" w:rsidR="00D812DF" w:rsidRDefault="00D812DF" w:rsidP="00D812DF">
                              <w:pPr>
                                <w:jc w:val="center"/>
                              </w:pPr>
                              <w:r>
                                <w:t>Categorical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7" o:spid="_x0000_s1026" style="position:absolute;margin-left:272.4pt;margin-top:8.5pt;width:204.9pt;height:200.35pt;z-index:251670528" coordsize="26022,254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width:26022;height:25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">
                  <v:imagedata r:id="rId12" o:title=""/>
                </v:shape>
                <v:shapetype id="_x0000_t202" coordsize="21600,21600" o:spt="202" path="m,l,21600r21600,l21600,xe">
                  <v:stroke joinstyle="miter"/>
                  <v:path gradientshapeok="t" o:connecttype="rect"/>
                </v:shapetype>
                <v:shape id="Text Box 16" o:spid="_x0000_s1028" type="#_x0000_t202" style="position:absolute;left:5838;top:881;width:19387;height:2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" fillcolor="white [3201]" stroked="f" strokeweight=".5pt">
                  <v:textbox>
                    <w:txbxContent>
                      <w:p w:rsidR="00D812DF" w:rsidRDefault="00D812DF" w:rsidP="00D812DF">
                        <w:pPr>
                          <w:jc w:val="center"/>
                        </w:pPr>
                        <w:r>
                          <w:t>Categorical</w:t>
                        </w:r>
                        <w:r>
                          <w:t xml:space="preserve"> Graph</w:t>
                        </w:r>
                      </w:p>
                    </w:txbxContent>
                  </v:textbox>
                </v:shape>
              </v:group>
            </w:pict>
          </mc:Fallback>
        </mc:AlternateContent>
      </w:r>
      <w:r>
        <w:rPr>
          <w:noProof/>
        </w:rPr>
        <mc:AlternateContent>
          <mc:Choice Requires="wpg">
            <w:drawing>
              <wp:anchor distT="0" distB="0" distL="114300" distR="114300" simplePos="0" relativeHeight="251667456" behindDoc="0" locked="0" layoutInCell="1" allowOverlap="1" wp14:anchorId="1D4DF234" wp14:editId="52516AFD">
                <wp:simplePos x="0" y="0"/>
                <wp:positionH relativeFrom="column">
                  <wp:posOffset>99152</wp:posOffset>
                </wp:positionH>
                <wp:positionV relativeFrom="paragraph">
                  <wp:posOffset>152148</wp:posOffset>
                </wp:positionV>
                <wp:extent cx="2632710" cy="2490653"/>
                <wp:effectExtent l="0" t="0" r="0" b="0"/>
                <wp:wrapNone/>
                <wp:docPr id="15" name="Group 15"/>
                <wp:cNvGraphicFramePr/>
                <a:graphic xmlns:a="http://schemas.openxmlformats.org/drawingml/2006/main">
                  <a:graphicData uri="http://schemas.microsoft.com/office/word/2010/wordprocessingGroup">
                    <wpg:wgp>
                      <wpg:cNvGrpSpPr/>
                      <wpg:grpSpPr>
                        <a:xfrm>
                          <a:off x="0" y="0"/>
                          <a:ext cx="2632710" cy="2490653"/>
                          <a:chOff x="0" y="0"/>
                          <a:chExt cx="2632710" cy="2490653"/>
                        </a:xfrm>
                      </wpg:grpSpPr>
                      <pic:pic xmlns:pic="http://schemas.openxmlformats.org/drawingml/2006/picture">
                        <pic:nvPicPr>
                          <pic:cNvPr id="13" name="Picture 1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198303"/>
                            <a:ext cx="2632710" cy="2292350"/>
                          </a:xfrm>
                          <a:prstGeom prst="rect">
                            <a:avLst/>
                          </a:prstGeom>
                        </pic:spPr>
                      </pic:pic>
                      <wps:wsp>
                        <wps:cNvPr id="14" name="Text Box 14"/>
                        <wps:cNvSpPr txBox="1"/>
                        <wps:spPr>
                          <a:xfrm>
                            <a:off x="572877" y="0"/>
                            <a:ext cx="1938617" cy="275421"/>
                          </a:xfrm>
                          <a:prstGeom prst="rect">
                            <a:avLst/>
                          </a:prstGeom>
                          <a:solidFill>
                            <a:schemeClr val="lt1"/>
                          </a:solidFill>
                          <a:ln w="6350">
                            <a:noFill/>
                          </a:ln>
                        </wps:spPr>
                        <wps:txbx>
                          <w:txbxContent>
                            <w:p w14:paraId="1BFBB28B" w14:textId="77777777" w:rsidR="00D812DF" w:rsidRDefault="00D812DF" w:rsidP="00D812DF">
                              <w:pPr>
                                <w:jc w:val="center"/>
                              </w:pPr>
                              <w:r>
                                <w:t>Continuous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5" o:spid="_x0000_s1029" style="position:absolute;margin-left:7.8pt;margin-top:12pt;width:207.3pt;height:196.1pt;z-index:251667456" coordsize="26327,24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">
                <v:shape id="Picture 13" o:spid="_x0000_s1030" type="#_x0000_t75" style="position:absolute;top:1983;width:26327;height:22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">
                  <v:imagedata r:id="rId14" o:title=""/>
                </v:shape>
                <v:shape id="Text Box 14" o:spid="_x0000_s1031" type="#_x0000_t202" style="position:absolute;left:5728;width:19386;height:2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" fillcolor="white [3201]" stroked="f" strokeweight=".5pt">
                  <v:textbox>
                    <w:txbxContent>
                      <w:p w:rsidR="00D812DF" w:rsidRDefault="00D812DF" w:rsidP="00D812DF">
                        <w:pPr>
                          <w:jc w:val="center"/>
                        </w:pPr>
                        <w:r>
                          <w:t>Continuous Graph</w:t>
                        </w:r>
                      </w:p>
                    </w:txbxContent>
                  </v:textbox>
                </v:shape>
              </v:group>
            </w:pict>
          </mc:Fallback>
        </mc:AlternateContent>
      </w:r>
    </w:p>
    <w:p w14:paraId="42ECAF0F" w14:textId="77777777" w:rsidR="00DB6C17" w:rsidRDefault="00DB6C17" w:rsidP="00DB6C17">
      <w:pPr>
        <w:spacing w:line="276" w:lineRule="auto"/>
      </w:pPr>
    </w:p>
    <w:p w14:paraId="0D04B429" w14:textId="77777777" w:rsidR="00DB6C17" w:rsidRDefault="00DB6C17" w:rsidP="00DB6C17">
      <w:pPr>
        <w:spacing w:line="276" w:lineRule="auto"/>
      </w:pPr>
    </w:p>
    <w:p w14:paraId="088036FB" w14:textId="77777777" w:rsidR="00DB6C17" w:rsidRDefault="00DB6C17" w:rsidP="00DB6C17">
      <w:pPr>
        <w:spacing w:line="276" w:lineRule="auto"/>
      </w:pPr>
    </w:p>
    <w:p w14:paraId="39C9E37F" w14:textId="77777777" w:rsidR="00DB6C17" w:rsidRDefault="00DB6C17" w:rsidP="00DB6C17">
      <w:pPr>
        <w:spacing w:line="276" w:lineRule="auto"/>
      </w:pPr>
    </w:p>
    <w:p w14:paraId="11294E57" w14:textId="77777777" w:rsidR="00DB6C17" w:rsidRDefault="00DB6C17" w:rsidP="00DB6C17">
      <w:pPr>
        <w:spacing w:line="276" w:lineRule="auto"/>
      </w:pPr>
    </w:p>
    <w:p w14:paraId="78AF12DA" w14:textId="77777777" w:rsidR="00DB6C17" w:rsidRDefault="00DB6C17" w:rsidP="00DB6C17">
      <w:pPr>
        <w:spacing w:line="276" w:lineRule="auto"/>
      </w:pPr>
    </w:p>
    <w:p w14:paraId="6F733EB0" w14:textId="77777777" w:rsidR="00077833" w:rsidRDefault="00077833" w:rsidP="00077833">
      <w:pPr>
        <w:spacing w:line="276" w:lineRule="auto"/>
      </w:pPr>
    </w:p>
    <w:p w14:paraId="3338CBC4" w14:textId="77777777" w:rsidR="00077833" w:rsidRDefault="00077833" w:rsidP="00077833">
      <w:pPr>
        <w:spacing w:line="276" w:lineRule="auto"/>
      </w:pPr>
    </w:p>
    <w:p w14:paraId="24EDF259" w14:textId="77777777" w:rsidR="00077833" w:rsidRDefault="00077833" w:rsidP="00077833">
      <w:pPr>
        <w:spacing w:line="276" w:lineRule="auto"/>
        <w:rPr>
          <w:b/>
        </w:rPr>
      </w:pPr>
      <w:r w:rsidRPr="00077833">
        <w:rPr>
          <w:b/>
        </w:rPr>
        <w:t>Part 4: Multiple Regression</w:t>
      </w:r>
    </w:p>
    <w:p w14:paraId="5777197F" w14:textId="77777777" w:rsidR="00125AF6" w:rsidRPr="00033E2C" w:rsidRDefault="00033E2C" w:rsidP="00A965FE">
      <w:pPr>
        <w:pStyle w:val="ListParagraph"/>
        <w:numPr>
          <w:ilvl w:val="0"/>
          <w:numId w:val="6"/>
        </w:numPr>
        <w:spacing w:line="276" w:lineRule="auto"/>
      </w:pPr>
      <w:r w:rsidRPr="00033E2C">
        <w:t>Averages</w:t>
      </w:r>
    </w:p>
    <w:tbl>
      <w:tblPr>
        <w:tblStyle w:val="TableGrid"/>
        <w:tblW w:w="0" w:type="auto"/>
        <w:tblInd w:w="720" w:type="dxa"/>
        <w:tblLook w:val="04A0" w:firstRow="1" w:lastRow="0" w:firstColumn="1" w:lastColumn="0" w:noHBand="0" w:noVBand="1"/>
      </w:tblPr>
      <w:tblGrid>
        <w:gridCol w:w="2605"/>
        <w:gridCol w:w="1530"/>
        <w:gridCol w:w="1467"/>
      </w:tblGrid>
      <w:tr w:rsidR="00177FF7" w14:paraId="33F0CE60" w14:textId="77777777" w:rsidTr="00C7596A">
        <w:tc>
          <w:tcPr>
            <w:tcW w:w="2605" w:type="dxa"/>
          </w:tcPr>
          <w:p w14:paraId="0F19FCD3" w14:textId="77777777" w:rsidR="00A965FE" w:rsidRDefault="00A965FE" w:rsidP="00125AF6">
            <w:pPr>
              <w:pStyle w:val="ListParagraph"/>
              <w:spacing w:line="276" w:lineRule="auto"/>
              <w:ind w:left="0"/>
            </w:pPr>
          </w:p>
        </w:tc>
        <w:tc>
          <w:tcPr>
            <w:tcW w:w="1530" w:type="dxa"/>
          </w:tcPr>
          <w:p w14:paraId="7304DC67" w14:textId="77777777" w:rsidR="00A965FE" w:rsidRPr="00177FF7" w:rsidRDefault="00177FF7" w:rsidP="00125AF6">
            <w:pPr>
              <w:pStyle w:val="ListParagraph"/>
              <w:spacing w:line="276" w:lineRule="auto"/>
              <w:ind w:left="0"/>
              <w:rPr>
                <w:b/>
              </w:rPr>
            </w:pPr>
            <w:r w:rsidRPr="00177FF7">
              <w:rPr>
                <w:b/>
              </w:rPr>
              <w:t>Offline</w:t>
            </w:r>
          </w:p>
        </w:tc>
        <w:tc>
          <w:tcPr>
            <w:tcW w:w="1350" w:type="dxa"/>
          </w:tcPr>
          <w:p w14:paraId="1C884CA3" w14:textId="77777777" w:rsidR="00A965FE" w:rsidRPr="00177FF7" w:rsidRDefault="00A965FE" w:rsidP="00125AF6">
            <w:pPr>
              <w:pStyle w:val="ListParagraph"/>
              <w:spacing w:line="276" w:lineRule="auto"/>
              <w:ind w:left="0"/>
              <w:rPr>
                <w:b/>
              </w:rPr>
            </w:pPr>
            <w:r w:rsidRPr="00177FF7">
              <w:rPr>
                <w:b/>
              </w:rPr>
              <w:t>O</w:t>
            </w:r>
            <w:r w:rsidR="00177FF7" w:rsidRPr="00177FF7">
              <w:rPr>
                <w:b/>
              </w:rPr>
              <w:t>nline</w:t>
            </w:r>
          </w:p>
        </w:tc>
      </w:tr>
      <w:tr w:rsidR="00177FF7" w14:paraId="06B01D4A" w14:textId="77777777" w:rsidTr="00C7596A">
        <w:tc>
          <w:tcPr>
            <w:tcW w:w="2605" w:type="dxa"/>
          </w:tcPr>
          <w:p w14:paraId="382A0574" w14:textId="77777777" w:rsidR="00A965FE" w:rsidRDefault="00A965FE" w:rsidP="00125AF6">
            <w:pPr>
              <w:pStyle w:val="ListParagraph"/>
              <w:spacing w:line="276" w:lineRule="auto"/>
              <w:ind w:left="0"/>
            </w:pPr>
            <w:r>
              <w:t>Age</w:t>
            </w:r>
          </w:p>
        </w:tc>
        <w:tc>
          <w:tcPr>
            <w:tcW w:w="1530" w:type="dxa"/>
          </w:tcPr>
          <w:p w14:paraId="3F1FFF0B" w14:textId="77777777" w:rsidR="00A965FE" w:rsidRDefault="00177FF7" w:rsidP="00125AF6">
            <w:pPr>
              <w:pStyle w:val="ListParagraph"/>
              <w:spacing w:line="276" w:lineRule="auto"/>
              <w:ind w:left="0"/>
            </w:pPr>
            <w:r w:rsidRPr="00177FF7">
              <w:t>4.1505</w:t>
            </w:r>
          </w:p>
        </w:tc>
        <w:tc>
          <w:tcPr>
            <w:tcW w:w="1350" w:type="dxa"/>
          </w:tcPr>
          <w:p w14:paraId="498822E9" w14:textId="77777777" w:rsidR="00A965FE" w:rsidRPr="00177FF7" w:rsidRDefault="00177FF7" w:rsidP="00177FF7">
            <w:pPr>
              <w:rPr>
                <w:rFonts w:ascii="Calibri" w:hAnsi="Calibri" w:cs="Calibri"/>
                <w:color w:val="000000"/>
              </w:rPr>
            </w:pPr>
            <w:r>
              <w:rPr>
                <w:rFonts w:ascii="Calibri" w:hAnsi="Calibri" w:cs="Calibri"/>
                <w:color w:val="000000"/>
              </w:rPr>
              <w:t>3.3366</w:t>
            </w:r>
          </w:p>
        </w:tc>
      </w:tr>
      <w:tr w:rsidR="00177FF7" w14:paraId="35D3A007" w14:textId="77777777" w:rsidTr="00C7596A">
        <w:tc>
          <w:tcPr>
            <w:tcW w:w="2605" w:type="dxa"/>
          </w:tcPr>
          <w:p w14:paraId="2D604ECA" w14:textId="77777777" w:rsidR="00177FF7" w:rsidRDefault="00177FF7" w:rsidP="00125AF6">
            <w:pPr>
              <w:pStyle w:val="ListParagraph"/>
              <w:spacing w:line="276" w:lineRule="auto"/>
              <w:ind w:left="0"/>
            </w:pPr>
            <w:r>
              <w:t>Income</w:t>
            </w:r>
          </w:p>
        </w:tc>
        <w:tc>
          <w:tcPr>
            <w:tcW w:w="1530" w:type="dxa"/>
          </w:tcPr>
          <w:p w14:paraId="62BB69FB" w14:textId="77777777" w:rsidR="00A965FE" w:rsidRPr="00177FF7" w:rsidRDefault="00177FF7" w:rsidP="00177FF7">
            <w:pPr>
              <w:rPr>
                <w:rFonts w:ascii="Calibri" w:hAnsi="Calibri" w:cs="Calibri"/>
                <w:color w:val="000000"/>
              </w:rPr>
            </w:pPr>
            <w:r>
              <w:rPr>
                <w:rFonts w:ascii="Calibri" w:hAnsi="Calibri" w:cs="Calibri"/>
                <w:color w:val="000000"/>
              </w:rPr>
              <w:t>5.3854</w:t>
            </w:r>
          </w:p>
        </w:tc>
        <w:tc>
          <w:tcPr>
            <w:tcW w:w="1350" w:type="dxa"/>
          </w:tcPr>
          <w:p w14:paraId="4ADDB0C7" w14:textId="77777777" w:rsidR="00A965FE" w:rsidRPr="00177FF7" w:rsidRDefault="00177FF7" w:rsidP="00177FF7">
            <w:pPr>
              <w:rPr>
                <w:rFonts w:ascii="Calibri" w:hAnsi="Calibri" w:cs="Calibri"/>
                <w:color w:val="000000"/>
              </w:rPr>
            </w:pPr>
            <w:r>
              <w:rPr>
                <w:rFonts w:ascii="Calibri" w:hAnsi="Calibri" w:cs="Calibri"/>
                <w:color w:val="000000"/>
              </w:rPr>
              <w:t>5.9533</w:t>
            </w:r>
          </w:p>
        </w:tc>
      </w:tr>
      <w:tr w:rsidR="00177FF7" w14:paraId="53D433A4" w14:textId="77777777" w:rsidTr="00C7596A">
        <w:tc>
          <w:tcPr>
            <w:tcW w:w="2605" w:type="dxa"/>
          </w:tcPr>
          <w:p w14:paraId="12AF0F4D" w14:textId="77777777" w:rsidR="00A965FE" w:rsidRDefault="00177FF7" w:rsidP="00125AF6">
            <w:pPr>
              <w:pStyle w:val="ListParagraph"/>
              <w:spacing w:line="276" w:lineRule="auto"/>
              <w:ind w:left="0"/>
            </w:pPr>
            <w:r>
              <w:t>Tenure</w:t>
            </w:r>
          </w:p>
        </w:tc>
        <w:tc>
          <w:tcPr>
            <w:tcW w:w="1530" w:type="dxa"/>
          </w:tcPr>
          <w:p w14:paraId="60EABFE2" w14:textId="77777777" w:rsidR="00A965FE" w:rsidRPr="00177FF7" w:rsidRDefault="00177FF7" w:rsidP="00177FF7">
            <w:pPr>
              <w:rPr>
                <w:rFonts w:ascii="Calibri" w:hAnsi="Calibri" w:cs="Calibri"/>
                <w:color w:val="000000"/>
              </w:rPr>
            </w:pPr>
            <w:r>
              <w:rPr>
                <w:rFonts w:ascii="Calibri" w:hAnsi="Calibri" w:cs="Calibri"/>
                <w:color w:val="000000"/>
              </w:rPr>
              <w:t>10.372</w:t>
            </w:r>
          </w:p>
        </w:tc>
        <w:tc>
          <w:tcPr>
            <w:tcW w:w="1350" w:type="dxa"/>
          </w:tcPr>
          <w:p w14:paraId="28D022CF" w14:textId="77777777" w:rsidR="00A965FE" w:rsidRPr="00177FF7" w:rsidRDefault="00177FF7" w:rsidP="00177FF7">
            <w:pPr>
              <w:rPr>
                <w:rFonts w:ascii="Calibri" w:hAnsi="Calibri" w:cs="Calibri"/>
                <w:color w:val="000000"/>
              </w:rPr>
            </w:pPr>
            <w:r>
              <w:rPr>
                <w:rFonts w:ascii="Calibri" w:hAnsi="Calibri" w:cs="Calibri"/>
                <w:color w:val="000000"/>
              </w:rPr>
              <w:t>8.6538</w:t>
            </w:r>
          </w:p>
        </w:tc>
      </w:tr>
      <w:tr w:rsidR="00177FF7" w14:paraId="2C8D534C" w14:textId="77777777" w:rsidTr="00C7596A">
        <w:tc>
          <w:tcPr>
            <w:tcW w:w="2605" w:type="dxa"/>
          </w:tcPr>
          <w:p w14:paraId="0ECE0F9F" w14:textId="77777777" w:rsidR="00A965FE" w:rsidRDefault="00177FF7" w:rsidP="00125AF6">
            <w:pPr>
              <w:pStyle w:val="ListParagraph"/>
              <w:spacing w:line="276" w:lineRule="auto"/>
              <w:ind w:left="0"/>
            </w:pPr>
            <w:r>
              <w:t>Geographic Distribution</w:t>
            </w:r>
          </w:p>
        </w:tc>
        <w:tc>
          <w:tcPr>
            <w:tcW w:w="1530" w:type="dxa"/>
          </w:tcPr>
          <w:p w14:paraId="1239EF9A" w14:textId="77777777" w:rsidR="00A965FE" w:rsidRPr="00177FF7" w:rsidRDefault="00177FF7" w:rsidP="00177FF7">
            <w:pPr>
              <w:rPr>
                <w:rFonts w:ascii="Calibri" w:hAnsi="Calibri" w:cs="Calibri"/>
                <w:color w:val="000000"/>
              </w:rPr>
            </w:pPr>
            <w:commentRangeStart w:id="0"/>
            <w:r>
              <w:rPr>
                <w:rFonts w:ascii="Calibri" w:hAnsi="Calibri" w:cs="Calibri"/>
                <w:color w:val="000000"/>
              </w:rPr>
              <w:t>1203.125</w:t>
            </w:r>
          </w:p>
        </w:tc>
        <w:tc>
          <w:tcPr>
            <w:tcW w:w="1350" w:type="dxa"/>
          </w:tcPr>
          <w:p w14:paraId="53A99A32" w14:textId="77777777" w:rsidR="00A965FE" w:rsidRPr="00177FF7" w:rsidRDefault="00177FF7" w:rsidP="00177FF7">
            <w:pPr>
              <w:rPr>
                <w:rFonts w:ascii="Calibri" w:hAnsi="Calibri" w:cs="Calibri"/>
                <w:color w:val="000000"/>
              </w:rPr>
            </w:pPr>
            <w:r>
              <w:rPr>
                <w:rFonts w:ascii="Calibri" w:hAnsi="Calibri" w:cs="Calibri"/>
                <w:color w:val="000000"/>
              </w:rPr>
              <w:t>1203.633</w:t>
            </w:r>
            <w:commentRangeEnd w:id="0"/>
            <w:r w:rsidR="00EE1DCB">
              <w:rPr>
                <w:rStyle w:val="CommentReference"/>
              </w:rPr>
              <w:commentReference w:id="0"/>
            </w:r>
          </w:p>
        </w:tc>
      </w:tr>
    </w:tbl>
    <w:p w14:paraId="44C14A00" w14:textId="77777777" w:rsidR="00A965FE" w:rsidRDefault="00A965FE" w:rsidP="00125AF6">
      <w:pPr>
        <w:pStyle w:val="ListParagraph"/>
        <w:spacing w:line="276" w:lineRule="auto"/>
      </w:pPr>
    </w:p>
    <w:p w14:paraId="4640AF1A" w14:textId="77777777" w:rsidR="00125AF6" w:rsidRDefault="00177FF7" w:rsidP="00125AF6">
      <w:pPr>
        <w:pStyle w:val="ListParagraph"/>
        <w:spacing w:line="276" w:lineRule="auto"/>
      </w:pPr>
      <w:r>
        <w:t>The average age and tenu</w:t>
      </w:r>
      <w:ins w:id="1" w:author="dareck giuliani" w:date="2018-04-09T20:26:00Z">
        <w:r w:rsidR="00EE1DCB">
          <w:t>r</w:t>
        </w:r>
      </w:ins>
      <w:r>
        <w:t xml:space="preserve">e differ the most between groups. </w:t>
      </w:r>
    </w:p>
    <w:p w14:paraId="3A8A4EC3" w14:textId="77777777" w:rsidR="00125AF6" w:rsidRDefault="00125AF6" w:rsidP="00177FF7">
      <w:pPr>
        <w:spacing w:line="276" w:lineRule="auto"/>
      </w:pPr>
    </w:p>
    <w:p w14:paraId="66FC7245" w14:textId="77777777" w:rsidR="00177FF7" w:rsidRPr="00125AF6" w:rsidRDefault="00177FF7" w:rsidP="00177FF7">
      <w:pPr>
        <w:spacing w:line="276" w:lineRule="auto"/>
        <w:ind w:left="720"/>
      </w:pPr>
      <w:r>
        <w:t xml:space="preserve">This raises issues for the t-test analysis and Model 2 in part 3 because </w:t>
      </w:r>
      <w:r w:rsidR="00D74ED4">
        <w:t xml:space="preserve">it assumes equal variances, but they are not equal. </w:t>
      </w:r>
      <w:r>
        <w:t>they do not have equal variances</w:t>
      </w:r>
      <w:r w:rsidR="00D74ED4">
        <w:t>.</w:t>
      </w:r>
    </w:p>
    <w:p w14:paraId="7DB89C53" w14:textId="77777777" w:rsidR="00125AF6" w:rsidRPr="00125AF6" w:rsidRDefault="00125AF6" w:rsidP="00125AF6">
      <w:pPr>
        <w:spacing w:line="276" w:lineRule="auto"/>
        <w:rPr>
          <w:b/>
        </w:rPr>
      </w:pPr>
    </w:p>
    <w:p w14:paraId="2E52257F" w14:textId="77777777" w:rsidR="00125AF6" w:rsidRPr="00504D90" w:rsidRDefault="00F61A47" w:rsidP="009654C2">
      <w:pPr>
        <w:pStyle w:val="ListParagraph"/>
        <w:numPr>
          <w:ilvl w:val="0"/>
          <w:numId w:val="6"/>
        </w:numPr>
        <w:spacing w:line="276" w:lineRule="auto"/>
        <w:rPr>
          <w:b/>
        </w:rPr>
      </w:pPr>
      <w:r>
        <w:rPr>
          <w:b/>
        </w:rPr>
        <w:t xml:space="preserve">Model 5 &amp; Model 6: </w:t>
      </w:r>
      <w:r>
        <w:t>In Model 5, coefficients for age are interpreted as. For Model 6, one interprets the age coefficient as. I believe Model 5 is better because it adjusts for the age buckets that appear to have an impact on profit.</w:t>
      </w:r>
    </w:p>
    <w:p w14:paraId="20755108" w14:textId="77777777" w:rsidR="00F61A47" w:rsidRDefault="005C0EA5" w:rsidP="00F61A47">
      <w:pPr>
        <w:spacing w:line="276" w:lineRule="auto"/>
      </w:pPr>
      <w:r>
        <w:rPr>
          <w:noProof/>
        </w:rPr>
        <w:drawing>
          <wp:anchor distT="0" distB="0" distL="114300" distR="114300" simplePos="0" relativeHeight="251661312" behindDoc="0" locked="0" layoutInCell="1" allowOverlap="1" wp14:anchorId="18824B4C" wp14:editId="598F5EDA">
            <wp:simplePos x="0" y="0"/>
            <wp:positionH relativeFrom="column">
              <wp:posOffset>1255395</wp:posOffset>
            </wp:positionH>
            <wp:positionV relativeFrom="paragraph">
              <wp:posOffset>184785</wp:posOffset>
            </wp:positionV>
            <wp:extent cx="3723640" cy="244348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07 at 11.49.16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23640" cy="2443480"/>
                    </a:xfrm>
                    <a:prstGeom prst="rect">
                      <a:avLst/>
                    </a:prstGeom>
                  </pic:spPr>
                </pic:pic>
              </a:graphicData>
            </a:graphic>
            <wp14:sizeRelH relativeFrom="page">
              <wp14:pctWidth>0</wp14:pctWidth>
            </wp14:sizeRelH>
            <wp14:sizeRelV relativeFrom="page">
              <wp14:pctHeight>0</wp14:pctHeight>
            </wp14:sizeRelV>
          </wp:anchor>
        </w:drawing>
      </w:r>
    </w:p>
    <w:p w14:paraId="4FB255DB" w14:textId="77777777" w:rsidR="00477654" w:rsidRDefault="00477654" w:rsidP="00477654">
      <w:pPr>
        <w:pStyle w:val="ListParagraph"/>
        <w:spacing w:line="276" w:lineRule="auto"/>
      </w:pPr>
    </w:p>
    <w:p w14:paraId="07948402" w14:textId="77777777" w:rsidR="00477654" w:rsidRDefault="00477654" w:rsidP="00477654">
      <w:pPr>
        <w:pStyle w:val="ListParagraph"/>
        <w:spacing w:line="276" w:lineRule="auto"/>
      </w:pPr>
    </w:p>
    <w:p w14:paraId="67990535" w14:textId="77777777" w:rsidR="00477654" w:rsidRDefault="00477654" w:rsidP="00125AF6">
      <w:pPr>
        <w:pStyle w:val="ListParagraph"/>
        <w:spacing w:line="276" w:lineRule="auto"/>
      </w:pPr>
    </w:p>
    <w:p w14:paraId="7469C334" w14:textId="77777777" w:rsidR="005C0EA5" w:rsidRDefault="005C0EA5" w:rsidP="00125AF6">
      <w:pPr>
        <w:pStyle w:val="ListParagraph"/>
        <w:spacing w:line="276" w:lineRule="auto"/>
      </w:pPr>
    </w:p>
    <w:p w14:paraId="187292E3" w14:textId="77777777" w:rsidR="005C0EA5" w:rsidRDefault="005C0EA5" w:rsidP="00125AF6">
      <w:pPr>
        <w:pStyle w:val="ListParagraph"/>
        <w:spacing w:line="276" w:lineRule="auto"/>
      </w:pPr>
    </w:p>
    <w:p w14:paraId="7E79BEA4" w14:textId="77777777" w:rsidR="005C0EA5" w:rsidRDefault="005C0EA5" w:rsidP="00125AF6">
      <w:pPr>
        <w:pStyle w:val="ListParagraph"/>
        <w:spacing w:line="276" w:lineRule="auto"/>
      </w:pPr>
    </w:p>
    <w:p w14:paraId="1F9391EA" w14:textId="77777777" w:rsidR="005C0EA5" w:rsidRDefault="005C0EA5" w:rsidP="00125AF6">
      <w:pPr>
        <w:pStyle w:val="ListParagraph"/>
        <w:spacing w:line="276" w:lineRule="auto"/>
      </w:pPr>
    </w:p>
    <w:p w14:paraId="7B518D0E" w14:textId="77777777" w:rsidR="005C0EA5" w:rsidRDefault="005C0EA5" w:rsidP="00125AF6">
      <w:pPr>
        <w:pStyle w:val="ListParagraph"/>
        <w:spacing w:line="276" w:lineRule="auto"/>
      </w:pPr>
    </w:p>
    <w:p w14:paraId="029D4422" w14:textId="77777777" w:rsidR="005C0EA5" w:rsidRDefault="005C0EA5" w:rsidP="00125AF6">
      <w:pPr>
        <w:pStyle w:val="ListParagraph"/>
        <w:spacing w:line="276" w:lineRule="auto"/>
      </w:pPr>
    </w:p>
    <w:p w14:paraId="664B6B25" w14:textId="77777777" w:rsidR="005C0EA5" w:rsidRDefault="005C0EA5" w:rsidP="00125AF6">
      <w:pPr>
        <w:pStyle w:val="ListParagraph"/>
        <w:spacing w:line="276" w:lineRule="auto"/>
      </w:pPr>
    </w:p>
    <w:p w14:paraId="765A5D61" w14:textId="77777777" w:rsidR="005C0EA5" w:rsidRDefault="005C0EA5" w:rsidP="00125AF6">
      <w:pPr>
        <w:pStyle w:val="ListParagraph"/>
        <w:spacing w:line="276" w:lineRule="auto"/>
      </w:pPr>
    </w:p>
    <w:p w14:paraId="03BD5B83" w14:textId="77777777" w:rsidR="005C0EA5" w:rsidRDefault="005C0EA5" w:rsidP="00125AF6">
      <w:pPr>
        <w:pStyle w:val="ListParagraph"/>
        <w:spacing w:line="276" w:lineRule="auto"/>
      </w:pPr>
    </w:p>
    <w:p w14:paraId="126C5B14" w14:textId="77777777" w:rsidR="005C0EA5" w:rsidRDefault="00A8192B" w:rsidP="00125AF6">
      <w:pPr>
        <w:pStyle w:val="ListParagraph"/>
        <w:spacing w:line="276" w:lineRule="auto"/>
      </w:pPr>
      <w:r>
        <w:rPr>
          <w:noProof/>
        </w:rPr>
        <w:drawing>
          <wp:anchor distT="0" distB="0" distL="114300" distR="114300" simplePos="0" relativeHeight="251662336" behindDoc="0" locked="0" layoutInCell="1" allowOverlap="1" wp14:anchorId="6C36AC88" wp14:editId="0885C75C">
            <wp:simplePos x="0" y="0"/>
            <wp:positionH relativeFrom="column">
              <wp:posOffset>1321856</wp:posOffset>
            </wp:positionH>
            <wp:positionV relativeFrom="page">
              <wp:posOffset>7214992</wp:posOffset>
            </wp:positionV>
            <wp:extent cx="3796030" cy="1993900"/>
            <wp:effectExtent l="0" t="0" r="127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4-07 at 11.51.51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96030" cy="1993900"/>
                    </a:xfrm>
                    <a:prstGeom prst="rect">
                      <a:avLst/>
                    </a:prstGeom>
                  </pic:spPr>
                </pic:pic>
              </a:graphicData>
            </a:graphic>
            <wp14:sizeRelH relativeFrom="page">
              <wp14:pctWidth>0</wp14:pctWidth>
            </wp14:sizeRelH>
            <wp14:sizeRelV relativeFrom="page">
              <wp14:pctHeight>0</wp14:pctHeight>
            </wp14:sizeRelV>
          </wp:anchor>
        </w:drawing>
      </w:r>
    </w:p>
    <w:p w14:paraId="61EEC15D" w14:textId="77777777" w:rsidR="005C0EA5" w:rsidRDefault="005C0EA5" w:rsidP="00125AF6">
      <w:pPr>
        <w:pStyle w:val="ListParagraph"/>
        <w:spacing w:line="276" w:lineRule="auto"/>
      </w:pPr>
    </w:p>
    <w:p w14:paraId="1F7D0858" w14:textId="77777777" w:rsidR="005C0EA5" w:rsidRDefault="005C0EA5" w:rsidP="00125AF6">
      <w:pPr>
        <w:pStyle w:val="ListParagraph"/>
        <w:spacing w:line="276" w:lineRule="auto"/>
      </w:pPr>
    </w:p>
    <w:p w14:paraId="1AB5DF9A" w14:textId="77777777" w:rsidR="005C0EA5" w:rsidRDefault="005C0EA5" w:rsidP="00125AF6">
      <w:pPr>
        <w:pStyle w:val="ListParagraph"/>
        <w:spacing w:line="276" w:lineRule="auto"/>
      </w:pPr>
    </w:p>
    <w:p w14:paraId="4E4FE34C" w14:textId="77777777" w:rsidR="005C0EA5" w:rsidRDefault="005C0EA5" w:rsidP="00125AF6">
      <w:pPr>
        <w:pStyle w:val="ListParagraph"/>
        <w:spacing w:line="276" w:lineRule="auto"/>
      </w:pPr>
    </w:p>
    <w:p w14:paraId="69CFB7F8" w14:textId="77777777" w:rsidR="005C0EA5" w:rsidRDefault="005C0EA5" w:rsidP="00125AF6">
      <w:pPr>
        <w:pStyle w:val="ListParagraph"/>
        <w:spacing w:line="276" w:lineRule="auto"/>
      </w:pPr>
    </w:p>
    <w:p w14:paraId="60D18B5F" w14:textId="77777777" w:rsidR="00125AF6" w:rsidRDefault="00125AF6" w:rsidP="0064555F">
      <w:pPr>
        <w:spacing w:line="276" w:lineRule="auto"/>
      </w:pPr>
    </w:p>
    <w:p w14:paraId="61DC9307" w14:textId="77777777" w:rsidR="00125AF6" w:rsidRDefault="00125AF6" w:rsidP="009654C2">
      <w:pPr>
        <w:pStyle w:val="ListParagraph"/>
        <w:numPr>
          <w:ilvl w:val="0"/>
          <w:numId w:val="6"/>
        </w:numPr>
        <w:spacing w:line="276" w:lineRule="auto"/>
      </w:pPr>
      <w:commentRangeStart w:id="2"/>
      <w:r w:rsidRPr="001771F7">
        <w:rPr>
          <w:b/>
        </w:rPr>
        <w:t>Model 7</w:t>
      </w:r>
      <w:commentRangeEnd w:id="2"/>
      <w:r w:rsidR="00EE1DCB">
        <w:rPr>
          <w:rStyle w:val="CommentReference"/>
        </w:rPr>
        <w:commentReference w:id="2"/>
      </w:r>
      <w:r w:rsidR="0064555F" w:rsidRPr="001771F7">
        <w:rPr>
          <w:b/>
        </w:rPr>
        <w:t>:</w:t>
      </w:r>
      <w:r w:rsidR="0064555F">
        <w:t xml:space="preserve"> </w:t>
      </w:r>
      <w:r w:rsidR="00E61585">
        <w:t xml:space="preserve">This model shows which predictors have the most significance on profit. </w:t>
      </w:r>
    </w:p>
    <w:p w14:paraId="66015360" w14:textId="77777777" w:rsidR="00125AF6" w:rsidRDefault="00125AF6" w:rsidP="00125AF6">
      <w:pPr>
        <w:pStyle w:val="ListParagraph"/>
        <w:spacing w:line="276" w:lineRule="auto"/>
      </w:pPr>
    </w:p>
    <w:p w14:paraId="5BE86FED" w14:textId="77777777" w:rsidR="00E84755" w:rsidRDefault="005C0EA5" w:rsidP="00125AF6">
      <w:pPr>
        <w:pStyle w:val="ListParagraph"/>
        <w:spacing w:line="276" w:lineRule="auto"/>
      </w:pPr>
      <w:r>
        <w:rPr>
          <w:noProof/>
        </w:rPr>
        <w:drawing>
          <wp:anchor distT="0" distB="0" distL="114300" distR="114300" simplePos="0" relativeHeight="251671552" behindDoc="0" locked="0" layoutInCell="1" allowOverlap="1" wp14:anchorId="0F3DC1E8" wp14:editId="4F449E92">
            <wp:simplePos x="0" y="0"/>
            <wp:positionH relativeFrom="column">
              <wp:posOffset>859155</wp:posOffset>
            </wp:positionH>
            <wp:positionV relativeFrom="page">
              <wp:posOffset>1387475</wp:posOffset>
            </wp:positionV>
            <wp:extent cx="4050030" cy="2577465"/>
            <wp:effectExtent l="0" t="0" r="127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4-09 at 6.37.09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50030" cy="2577465"/>
                    </a:xfrm>
                    <a:prstGeom prst="rect">
                      <a:avLst/>
                    </a:prstGeom>
                  </pic:spPr>
                </pic:pic>
              </a:graphicData>
            </a:graphic>
            <wp14:sizeRelH relativeFrom="page">
              <wp14:pctWidth>0</wp14:pctWidth>
            </wp14:sizeRelH>
            <wp14:sizeRelV relativeFrom="page">
              <wp14:pctHeight>0</wp14:pctHeight>
            </wp14:sizeRelV>
          </wp:anchor>
        </w:drawing>
      </w:r>
    </w:p>
    <w:p w14:paraId="7F1AC012" w14:textId="77777777" w:rsidR="00E84755" w:rsidRDefault="00E84755" w:rsidP="00125AF6">
      <w:pPr>
        <w:pStyle w:val="ListParagraph"/>
        <w:spacing w:line="276" w:lineRule="auto"/>
      </w:pPr>
    </w:p>
    <w:p w14:paraId="40475EBC" w14:textId="77777777" w:rsidR="00E84755" w:rsidRDefault="00E84755" w:rsidP="00125AF6">
      <w:pPr>
        <w:pStyle w:val="ListParagraph"/>
        <w:spacing w:line="276" w:lineRule="auto"/>
      </w:pPr>
    </w:p>
    <w:p w14:paraId="0D0A373B" w14:textId="77777777" w:rsidR="00E84755" w:rsidRDefault="00E84755" w:rsidP="00125AF6">
      <w:pPr>
        <w:pStyle w:val="ListParagraph"/>
        <w:spacing w:line="276" w:lineRule="auto"/>
      </w:pPr>
    </w:p>
    <w:p w14:paraId="5BF5793F" w14:textId="77777777" w:rsidR="00E84755" w:rsidRDefault="00E84755" w:rsidP="00125AF6">
      <w:pPr>
        <w:pStyle w:val="ListParagraph"/>
        <w:spacing w:line="276" w:lineRule="auto"/>
      </w:pPr>
    </w:p>
    <w:p w14:paraId="7339432B" w14:textId="77777777" w:rsidR="00E84755" w:rsidRDefault="00E84755" w:rsidP="00125AF6">
      <w:pPr>
        <w:pStyle w:val="ListParagraph"/>
        <w:spacing w:line="276" w:lineRule="auto"/>
      </w:pPr>
    </w:p>
    <w:p w14:paraId="76D2CE4A" w14:textId="77777777" w:rsidR="005C0EA5" w:rsidRDefault="005C0EA5" w:rsidP="00125AF6">
      <w:pPr>
        <w:pStyle w:val="ListParagraph"/>
        <w:spacing w:line="276" w:lineRule="auto"/>
      </w:pPr>
    </w:p>
    <w:p w14:paraId="1040EEE3" w14:textId="77777777" w:rsidR="005C0EA5" w:rsidRDefault="005C0EA5" w:rsidP="00125AF6">
      <w:pPr>
        <w:pStyle w:val="ListParagraph"/>
        <w:spacing w:line="276" w:lineRule="auto"/>
      </w:pPr>
    </w:p>
    <w:p w14:paraId="261933A3" w14:textId="77777777" w:rsidR="005C0EA5" w:rsidRDefault="005C0EA5" w:rsidP="00125AF6">
      <w:pPr>
        <w:pStyle w:val="ListParagraph"/>
        <w:spacing w:line="276" w:lineRule="auto"/>
      </w:pPr>
    </w:p>
    <w:p w14:paraId="2FDEBE65" w14:textId="77777777" w:rsidR="005C0EA5" w:rsidRDefault="005C0EA5" w:rsidP="00125AF6">
      <w:pPr>
        <w:pStyle w:val="ListParagraph"/>
        <w:spacing w:line="276" w:lineRule="auto"/>
      </w:pPr>
    </w:p>
    <w:p w14:paraId="0F3AFBCA" w14:textId="77777777" w:rsidR="005C0EA5" w:rsidRDefault="005C0EA5" w:rsidP="00125AF6">
      <w:pPr>
        <w:pStyle w:val="ListParagraph"/>
        <w:spacing w:line="276" w:lineRule="auto"/>
      </w:pPr>
    </w:p>
    <w:p w14:paraId="64DA38B7" w14:textId="77777777" w:rsidR="005C0EA5" w:rsidRDefault="005C0EA5" w:rsidP="00125AF6">
      <w:pPr>
        <w:pStyle w:val="ListParagraph"/>
        <w:spacing w:line="276" w:lineRule="auto"/>
      </w:pPr>
    </w:p>
    <w:p w14:paraId="22BEB77F" w14:textId="77777777" w:rsidR="005C0EA5" w:rsidRDefault="005C0EA5" w:rsidP="00125AF6">
      <w:pPr>
        <w:pStyle w:val="ListParagraph"/>
        <w:spacing w:line="276" w:lineRule="auto"/>
      </w:pPr>
    </w:p>
    <w:p w14:paraId="09925603" w14:textId="77777777" w:rsidR="005C0EA5" w:rsidRDefault="005C0EA5" w:rsidP="00125AF6">
      <w:pPr>
        <w:pStyle w:val="ListParagraph"/>
        <w:spacing w:line="276" w:lineRule="auto"/>
      </w:pPr>
    </w:p>
    <w:p w14:paraId="4DFA6085" w14:textId="77777777" w:rsidR="00125AF6" w:rsidRDefault="00BE73C5" w:rsidP="009654C2">
      <w:pPr>
        <w:pStyle w:val="ListParagraph"/>
        <w:numPr>
          <w:ilvl w:val="0"/>
          <w:numId w:val="6"/>
        </w:numPr>
        <w:spacing w:line="276" w:lineRule="auto"/>
      </w:pPr>
      <w:r>
        <w:t>Customer 1:</w:t>
      </w:r>
      <w:r w:rsidR="00E61585">
        <w:t xml:space="preserve"> $</w:t>
      </w:r>
      <w:r w:rsidR="005C0EA5">
        <w:t>200.95</w:t>
      </w:r>
    </w:p>
    <w:p w14:paraId="1955A755" w14:textId="77777777" w:rsidR="00BE73C5" w:rsidRDefault="00BE73C5" w:rsidP="003665DB">
      <w:pPr>
        <w:spacing w:line="276" w:lineRule="auto"/>
        <w:ind w:firstLine="360"/>
      </w:pPr>
      <w:r>
        <w:t xml:space="preserve">Customer 2: </w:t>
      </w:r>
      <w:r w:rsidR="00E61585">
        <w:t>$</w:t>
      </w:r>
      <w:r w:rsidR="005C0EA5">
        <w:t>69.67</w:t>
      </w:r>
    </w:p>
    <w:p w14:paraId="060139A1" w14:textId="77777777" w:rsidR="00125AF6" w:rsidRDefault="00125AF6" w:rsidP="00125AF6">
      <w:pPr>
        <w:spacing w:line="276" w:lineRule="auto"/>
      </w:pPr>
    </w:p>
    <w:p w14:paraId="780C8F7B" w14:textId="77777777" w:rsidR="00125AF6" w:rsidRDefault="00125AF6" w:rsidP="00125AF6">
      <w:pPr>
        <w:spacing w:line="276" w:lineRule="auto"/>
      </w:pPr>
    </w:p>
    <w:p w14:paraId="14E95227" w14:textId="77777777" w:rsidR="00125AF6" w:rsidRPr="00125AF6" w:rsidRDefault="00125AF6" w:rsidP="00125AF6">
      <w:pPr>
        <w:spacing w:line="276" w:lineRule="auto"/>
        <w:rPr>
          <w:b/>
        </w:rPr>
      </w:pPr>
      <w:r w:rsidRPr="00125AF6">
        <w:rPr>
          <w:b/>
        </w:rPr>
        <w:t>Part 5: Missing Data</w:t>
      </w:r>
    </w:p>
    <w:p w14:paraId="56016E5E" w14:textId="77777777" w:rsidR="00F01A14" w:rsidRDefault="00B81366" w:rsidP="00300495">
      <w:pPr>
        <w:pStyle w:val="ListParagraph"/>
        <w:numPr>
          <w:ilvl w:val="0"/>
          <w:numId w:val="7"/>
        </w:numPr>
        <w:spacing w:line="276" w:lineRule="auto"/>
      </w:pPr>
      <w:r>
        <w:t>Missing</w:t>
      </w:r>
      <w:r w:rsidR="004861B8">
        <w:t xml:space="preserve"> data is a problem because </w:t>
      </w:r>
      <w:r>
        <w:t>it can reduce the power of a model, lead to biased estimates, and cause invalid conclusions.</w:t>
      </w:r>
      <w:r w:rsidR="00AD394A">
        <w:t xml:space="preserve"> </w:t>
      </w:r>
    </w:p>
    <w:p w14:paraId="0FF401F0" w14:textId="77777777" w:rsidR="00F01A14" w:rsidRDefault="00F01A14" w:rsidP="0064555F">
      <w:pPr>
        <w:pStyle w:val="ListParagraph"/>
        <w:spacing w:line="276" w:lineRule="auto"/>
      </w:pPr>
    </w:p>
    <w:p w14:paraId="1EFB1C59" w14:textId="77777777" w:rsidR="0064555F" w:rsidRPr="00AD394A" w:rsidRDefault="0064555F" w:rsidP="0064555F">
      <w:pPr>
        <w:pStyle w:val="ListParagraph"/>
        <w:numPr>
          <w:ilvl w:val="0"/>
          <w:numId w:val="7"/>
        </w:numPr>
        <w:spacing w:line="276" w:lineRule="auto"/>
        <w:rPr>
          <w:b/>
        </w:rPr>
      </w:pPr>
      <w:commentRangeStart w:id="3"/>
      <w:r w:rsidRPr="00AD394A">
        <w:rPr>
          <w:b/>
        </w:rPr>
        <w:t>Model 8:</w:t>
      </w:r>
      <w:r w:rsidR="00A22CD8" w:rsidRPr="00AD394A">
        <w:rPr>
          <w:b/>
        </w:rPr>
        <w:t xml:space="preserve"> </w:t>
      </w:r>
      <w:commentRangeEnd w:id="3"/>
      <w:r w:rsidR="00EE1DCB">
        <w:rPr>
          <w:rStyle w:val="CommentReference"/>
        </w:rPr>
        <w:commentReference w:id="3"/>
      </w:r>
    </w:p>
    <w:p w14:paraId="227B32BD" w14:textId="77777777" w:rsidR="0064555F" w:rsidRDefault="0064555F" w:rsidP="0064555F">
      <w:pPr>
        <w:pStyle w:val="ListParagraph"/>
        <w:spacing w:line="276" w:lineRule="auto"/>
      </w:pPr>
    </w:p>
    <w:p w14:paraId="6B563D2C" w14:textId="77777777" w:rsidR="00C179CA" w:rsidRDefault="00300495" w:rsidP="0064555F">
      <w:pPr>
        <w:pStyle w:val="ListParagraph"/>
        <w:spacing w:line="276" w:lineRule="auto"/>
      </w:pPr>
      <w:r>
        <w:rPr>
          <w:noProof/>
        </w:rPr>
        <w:drawing>
          <wp:anchor distT="0" distB="0" distL="114300" distR="114300" simplePos="0" relativeHeight="251672576" behindDoc="0" locked="0" layoutInCell="1" allowOverlap="1" wp14:anchorId="16843736" wp14:editId="6946C2DE">
            <wp:simplePos x="0" y="0"/>
            <wp:positionH relativeFrom="column">
              <wp:posOffset>924851</wp:posOffset>
            </wp:positionH>
            <wp:positionV relativeFrom="page">
              <wp:posOffset>6609975</wp:posOffset>
            </wp:positionV>
            <wp:extent cx="4119245" cy="286321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4-09 at 7.38.25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9245" cy="2863215"/>
                    </a:xfrm>
                    <a:prstGeom prst="rect">
                      <a:avLst/>
                    </a:prstGeom>
                  </pic:spPr>
                </pic:pic>
              </a:graphicData>
            </a:graphic>
            <wp14:sizeRelH relativeFrom="page">
              <wp14:pctWidth>0</wp14:pctWidth>
            </wp14:sizeRelH>
            <wp14:sizeRelV relativeFrom="page">
              <wp14:pctHeight>0</wp14:pctHeight>
            </wp14:sizeRelV>
          </wp:anchor>
        </w:drawing>
      </w:r>
    </w:p>
    <w:p w14:paraId="6675A9E2" w14:textId="77777777" w:rsidR="00CA360E" w:rsidRDefault="00CA360E" w:rsidP="0064555F">
      <w:pPr>
        <w:pStyle w:val="ListParagraph"/>
        <w:spacing w:line="276" w:lineRule="auto"/>
      </w:pPr>
    </w:p>
    <w:p w14:paraId="4B032854" w14:textId="77777777" w:rsidR="00CA360E" w:rsidRDefault="00CA360E" w:rsidP="0064555F">
      <w:pPr>
        <w:pStyle w:val="ListParagraph"/>
        <w:spacing w:line="276" w:lineRule="auto"/>
      </w:pPr>
    </w:p>
    <w:p w14:paraId="532F0790" w14:textId="77777777" w:rsidR="00CA360E" w:rsidRDefault="00CA360E" w:rsidP="0064555F">
      <w:pPr>
        <w:pStyle w:val="ListParagraph"/>
        <w:spacing w:line="276" w:lineRule="auto"/>
      </w:pPr>
    </w:p>
    <w:p w14:paraId="4E42127A" w14:textId="77777777" w:rsidR="00CA360E" w:rsidRDefault="00CA360E" w:rsidP="0064555F">
      <w:pPr>
        <w:pStyle w:val="ListParagraph"/>
        <w:spacing w:line="276" w:lineRule="auto"/>
      </w:pPr>
    </w:p>
    <w:p w14:paraId="57CBB320" w14:textId="77777777" w:rsidR="00CA360E" w:rsidRDefault="00CA360E" w:rsidP="0064555F">
      <w:pPr>
        <w:pStyle w:val="ListParagraph"/>
        <w:spacing w:line="276" w:lineRule="auto"/>
      </w:pPr>
    </w:p>
    <w:p w14:paraId="3CA3C68A" w14:textId="77777777" w:rsidR="00CA360E" w:rsidRDefault="00CA360E" w:rsidP="0064555F">
      <w:pPr>
        <w:pStyle w:val="ListParagraph"/>
        <w:spacing w:line="276" w:lineRule="auto"/>
      </w:pPr>
    </w:p>
    <w:p w14:paraId="720475E5" w14:textId="77777777" w:rsidR="00CA360E" w:rsidRDefault="00CA360E" w:rsidP="0064555F">
      <w:pPr>
        <w:pStyle w:val="ListParagraph"/>
        <w:spacing w:line="276" w:lineRule="auto"/>
      </w:pPr>
    </w:p>
    <w:p w14:paraId="302BC342" w14:textId="77777777" w:rsidR="00300495" w:rsidRDefault="00300495" w:rsidP="0064555F">
      <w:pPr>
        <w:pStyle w:val="ListParagraph"/>
        <w:spacing w:line="276" w:lineRule="auto"/>
      </w:pPr>
    </w:p>
    <w:p w14:paraId="19EE9891" w14:textId="77777777" w:rsidR="00300495" w:rsidRDefault="00300495" w:rsidP="0064555F">
      <w:pPr>
        <w:pStyle w:val="ListParagraph"/>
        <w:spacing w:line="276" w:lineRule="auto"/>
      </w:pPr>
    </w:p>
    <w:p w14:paraId="715FA121" w14:textId="77777777" w:rsidR="00CA360E" w:rsidRDefault="00CA360E" w:rsidP="0064555F">
      <w:pPr>
        <w:pStyle w:val="ListParagraph"/>
        <w:spacing w:line="276" w:lineRule="auto"/>
      </w:pPr>
    </w:p>
    <w:p w14:paraId="7CB56080" w14:textId="77777777" w:rsidR="00CA360E" w:rsidRDefault="00CA360E" w:rsidP="0064555F">
      <w:pPr>
        <w:pStyle w:val="ListParagraph"/>
        <w:spacing w:line="276" w:lineRule="auto"/>
      </w:pPr>
      <w:bookmarkStart w:id="4" w:name="_GoBack"/>
      <w:bookmarkEnd w:id="4"/>
    </w:p>
    <w:p w14:paraId="554415E5" w14:textId="77777777" w:rsidR="0064555F" w:rsidRDefault="0064555F" w:rsidP="0064555F">
      <w:pPr>
        <w:pStyle w:val="ListParagraph"/>
        <w:numPr>
          <w:ilvl w:val="0"/>
          <w:numId w:val="7"/>
        </w:numPr>
        <w:spacing w:line="276" w:lineRule="auto"/>
      </w:pPr>
    </w:p>
    <w:p w14:paraId="3008D4B9" w14:textId="77777777" w:rsidR="00125AF6" w:rsidRDefault="00125AF6" w:rsidP="00125AF6">
      <w:pPr>
        <w:spacing w:line="276" w:lineRule="auto"/>
      </w:pPr>
    </w:p>
    <w:p w14:paraId="5DD59193" w14:textId="77777777" w:rsidR="00125AF6" w:rsidRPr="00125AF6" w:rsidRDefault="00125AF6" w:rsidP="00125AF6">
      <w:pPr>
        <w:spacing w:line="276" w:lineRule="auto"/>
        <w:rPr>
          <w:b/>
        </w:rPr>
      </w:pPr>
      <w:r w:rsidRPr="00125AF6">
        <w:rPr>
          <w:b/>
        </w:rPr>
        <w:t>Part 6: Interaction Modeling</w:t>
      </w:r>
    </w:p>
    <w:p w14:paraId="653EA278" w14:textId="77777777" w:rsidR="00125AF6" w:rsidRDefault="0064555F" w:rsidP="0064555F">
      <w:pPr>
        <w:pStyle w:val="ListParagraph"/>
        <w:numPr>
          <w:ilvl w:val="0"/>
          <w:numId w:val="8"/>
        </w:numPr>
        <w:spacing w:line="276" w:lineRule="auto"/>
        <w:rPr>
          <w:b/>
        </w:rPr>
      </w:pPr>
      <w:r w:rsidRPr="00466FF8">
        <w:rPr>
          <w:b/>
        </w:rPr>
        <w:t>Model 9:</w:t>
      </w:r>
    </w:p>
    <w:p w14:paraId="2EEBCF47" w14:textId="77777777" w:rsidR="003F0FBC" w:rsidRDefault="003F0FBC" w:rsidP="003F0FBC">
      <w:pPr>
        <w:spacing w:line="276" w:lineRule="auto"/>
        <w:rPr>
          <w:b/>
        </w:rPr>
      </w:pPr>
    </w:p>
    <w:p w14:paraId="277BB009" w14:textId="77777777" w:rsidR="008F6D8B" w:rsidRDefault="008F6D8B" w:rsidP="003F0FBC">
      <w:pPr>
        <w:spacing w:line="276" w:lineRule="auto"/>
        <w:rPr>
          <w:b/>
        </w:rPr>
      </w:pPr>
    </w:p>
    <w:p w14:paraId="4F1D098F" w14:textId="77777777" w:rsidR="008B64C8" w:rsidRDefault="008B64C8" w:rsidP="003F0FBC">
      <w:pPr>
        <w:spacing w:line="276" w:lineRule="auto"/>
        <w:rPr>
          <w:b/>
        </w:rPr>
      </w:pPr>
      <w:r>
        <w:rPr>
          <w:b/>
          <w:noProof/>
        </w:rPr>
        <w:drawing>
          <wp:anchor distT="0" distB="0" distL="114300" distR="114300" simplePos="0" relativeHeight="251673600" behindDoc="0" locked="0" layoutInCell="1" allowOverlap="1" wp14:anchorId="5AAEBDF3" wp14:editId="7CBA046A">
            <wp:simplePos x="0" y="0"/>
            <wp:positionH relativeFrom="column">
              <wp:posOffset>771180</wp:posOffset>
            </wp:positionH>
            <wp:positionV relativeFrom="paragraph">
              <wp:posOffset>75214</wp:posOffset>
            </wp:positionV>
            <wp:extent cx="4569460" cy="3503295"/>
            <wp:effectExtent l="0" t="0" r="2540"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4-09 at 8.00.23 PM.png"/>
                    <pic:cNvPicPr/>
                  </pic:nvPicPr>
                  <pic:blipFill>
                    <a:blip r:embed="rId22">
                      <a:extLst>
                        <a:ext uri="{28A0092B-C50C-407E-A947-70E740481C1C}">
                          <a14:useLocalDpi xmlns:a14="http://schemas.microsoft.com/office/drawing/2010/main" val="0"/>
                        </a:ext>
                      </a:extLst>
                    </a:blip>
                    <a:stretch>
                      <a:fillRect/>
                    </a:stretch>
                  </pic:blipFill>
                  <pic:spPr>
                    <a:xfrm>
                      <a:off x="0" y="0"/>
                      <a:ext cx="4569460" cy="3503295"/>
                    </a:xfrm>
                    <a:prstGeom prst="rect">
                      <a:avLst/>
                    </a:prstGeom>
                  </pic:spPr>
                </pic:pic>
              </a:graphicData>
            </a:graphic>
            <wp14:sizeRelH relativeFrom="page">
              <wp14:pctWidth>0</wp14:pctWidth>
            </wp14:sizeRelH>
            <wp14:sizeRelV relativeFrom="page">
              <wp14:pctHeight>0</wp14:pctHeight>
            </wp14:sizeRelV>
          </wp:anchor>
        </w:drawing>
      </w:r>
    </w:p>
    <w:p w14:paraId="280486F2" w14:textId="77777777" w:rsidR="008B64C8" w:rsidRDefault="008B64C8" w:rsidP="003F0FBC">
      <w:pPr>
        <w:spacing w:line="276" w:lineRule="auto"/>
        <w:rPr>
          <w:b/>
        </w:rPr>
      </w:pPr>
    </w:p>
    <w:p w14:paraId="50B9BD24" w14:textId="77777777" w:rsidR="003F0FBC" w:rsidRDefault="003F0FBC" w:rsidP="003F0FBC">
      <w:pPr>
        <w:spacing w:line="276" w:lineRule="auto"/>
        <w:rPr>
          <w:b/>
        </w:rPr>
      </w:pPr>
    </w:p>
    <w:p w14:paraId="0099F602" w14:textId="77777777" w:rsidR="003F0FBC" w:rsidRDefault="003F0FBC" w:rsidP="003F0FBC">
      <w:pPr>
        <w:spacing w:line="276" w:lineRule="auto"/>
        <w:rPr>
          <w:b/>
        </w:rPr>
      </w:pPr>
    </w:p>
    <w:p w14:paraId="2D7F5BBB" w14:textId="77777777" w:rsidR="003F0FBC" w:rsidRDefault="003F0FBC" w:rsidP="003F0FBC">
      <w:pPr>
        <w:spacing w:line="276" w:lineRule="auto"/>
        <w:rPr>
          <w:b/>
        </w:rPr>
      </w:pPr>
    </w:p>
    <w:p w14:paraId="09EEE6D6" w14:textId="77777777" w:rsidR="003F0FBC" w:rsidRDefault="003F0FBC" w:rsidP="003F0FBC">
      <w:pPr>
        <w:spacing w:line="276" w:lineRule="auto"/>
        <w:rPr>
          <w:b/>
        </w:rPr>
      </w:pPr>
    </w:p>
    <w:p w14:paraId="2D1A4CD0" w14:textId="77777777" w:rsidR="008B64C8" w:rsidRDefault="008B64C8" w:rsidP="003F0FBC">
      <w:pPr>
        <w:spacing w:line="276" w:lineRule="auto"/>
        <w:rPr>
          <w:b/>
        </w:rPr>
      </w:pPr>
    </w:p>
    <w:p w14:paraId="65019812" w14:textId="77777777" w:rsidR="008B64C8" w:rsidRDefault="008B64C8" w:rsidP="003F0FBC">
      <w:pPr>
        <w:spacing w:line="276" w:lineRule="auto"/>
        <w:rPr>
          <w:b/>
        </w:rPr>
      </w:pPr>
    </w:p>
    <w:p w14:paraId="0933DE32" w14:textId="77777777" w:rsidR="008B64C8" w:rsidRDefault="008B64C8" w:rsidP="003F0FBC">
      <w:pPr>
        <w:spacing w:line="276" w:lineRule="auto"/>
        <w:rPr>
          <w:b/>
        </w:rPr>
      </w:pPr>
    </w:p>
    <w:p w14:paraId="25DFD252" w14:textId="77777777" w:rsidR="008B64C8" w:rsidRDefault="008B64C8" w:rsidP="003F0FBC">
      <w:pPr>
        <w:spacing w:line="276" w:lineRule="auto"/>
        <w:rPr>
          <w:b/>
        </w:rPr>
      </w:pPr>
    </w:p>
    <w:p w14:paraId="1694696F" w14:textId="77777777" w:rsidR="008B64C8" w:rsidRDefault="008B64C8" w:rsidP="003F0FBC">
      <w:pPr>
        <w:spacing w:line="276" w:lineRule="auto"/>
        <w:rPr>
          <w:b/>
        </w:rPr>
      </w:pPr>
    </w:p>
    <w:p w14:paraId="569D9267" w14:textId="77777777" w:rsidR="008B64C8" w:rsidRDefault="008B64C8" w:rsidP="003F0FBC">
      <w:pPr>
        <w:spacing w:line="276" w:lineRule="auto"/>
        <w:rPr>
          <w:b/>
        </w:rPr>
      </w:pPr>
    </w:p>
    <w:p w14:paraId="76065367" w14:textId="77777777" w:rsidR="008B64C8" w:rsidRDefault="008B64C8" w:rsidP="003F0FBC">
      <w:pPr>
        <w:spacing w:line="276" w:lineRule="auto"/>
        <w:rPr>
          <w:b/>
        </w:rPr>
      </w:pPr>
    </w:p>
    <w:p w14:paraId="6BBA9C63" w14:textId="77777777" w:rsidR="008B64C8" w:rsidRDefault="008B64C8" w:rsidP="003F0FBC">
      <w:pPr>
        <w:spacing w:line="276" w:lineRule="auto"/>
        <w:rPr>
          <w:b/>
        </w:rPr>
      </w:pPr>
    </w:p>
    <w:p w14:paraId="710E7979" w14:textId="77777777" w:rsidR="008B64C8" w:rsidRDefault="008B64C8" w:rsidP="003F0FBC">
      <w:pPr>
        <w:spacing w:line="276" w:lineRule="auto"/>
        <w:rPr>
          <w:b/>
        </w:rPr>
      </w:pPr>
    </w:p>
    <w:p w14:paraId="53570C5E" w14:textId="77777777" w:rsidR="008B64C8" w:rsidRDefault="008B64C8" w:rsidP="003F0FBC">
      <w:pPr>
        <w:spacing w:line="276" w:lineRule="auto"/>
        <w:rPr>
          <w:b/>
        </w:rPr>
      </w:pPr>
    </w:p>
    <w:p w14:paraId="4D826444" w14:textId="77777777" w:rsidR="008B64C8" w:rsidRPr="003F0FBC" w:rsidRDefault="008B64C8" w:rsidP="003F0FBC">
      <w:pPr>
        <w:spacing w:line="276" w:lineRule="auto"/>
        <w:rPr>
          <w:b/>
        </w:rPr>
      </w:pPr>
    </w:p>
    <w:p w14:paraId="1E4D50AF" w14:textId="77777777" w:rsidR="00125AF6" w:rsidRDefault="00125AF6" w:rsidP="00125AF6">
      <w:pPr>
        <w:spacing w:line="276" w:lineRule="auto"/>
      </w:pPr>
    </w:p>
    <w:p w14:paraId="171D0419" w14:textId="77777777" w:rsidR="00A8192B" w:rsidRDefault="00A8192B" w:rsidP="00125AF6">
      <w:pPr>
        <w:spacing w:line="276" w:lineRule="auto"/>
      </w:pPr>
    </w:p>
    <w:p w14:paraId="4F32E13D" w14:textId="77777777" w:rsidR="00125AF6" w:rsidRDefault="00125AF6" w:rsidP="00125AF6">
      <w:pPr>
        <w:spacing w:line="276" w:lineRule="auto"/>
        <w:rPr>
          <w:b/>
        </w:rPr>
      </w:pPr>
      <w:r w:rsidRPr="00125AF6">
        <w:rPr>
          <w:b/>
        </w:rPr>
        <w:t>Part 7: Reflection and Recommendations</w:t>
      </w:r>
    </w:p>
    <w:p w14:paraId="6DF7B6CD" w14:textId="77777777" w:rsidR="00A8192B" w:rsidRDefault="00A8192B" w:rsidP="00125AF6">
      <w:pPr>
        <w:spacing w:line="276" w:lineRule="auto"/>
        <w:rPr>
          <w:b/>
        </w:rPr>
      </w:pPr>
    </w:p>
    <w:p w14:paraId="532CC7EA" w14:textId="77777777" w:rsidR="00A8192B" w:rsidRPr="00125AF6" w:rsidRDefault="00A8192B" w:rsidP="00125AF6">
      <w:pPr>
        <w:spacing w:line="276" w:lineRule="auto"/>
        <w:rPr>
          <w:b/>
        </w:rPr>
      </w:pPr>
    </w:p>
    <w:sectPr w:rsidR="00A8192B" w:rsidRPr="00125AF6" w:rsidSect="00A231D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areck giuliani" w:date="2018-04-09T20:26:00Z" w:initials="dg">
    <w:p w14:paraId="4ACE38DC" w14:textId="77777777" w:rsidR="00EE1DCB" w:rsidRDefault="00EE1DCB">
      <w:pPr>
        <w:pStyle w:val="CommentText"/>
      </w:pPr>
      <w:r>
        <w:rPr>
          <w:rStyle w:val="CommentReference"/>
        </w:rPr>
        <w:annotationRef/>
      </w:r>
      <w:r>
        <w:t xml:space="preserve">Not </w:t>
      </w:r>
      <w:proofErr w:type="gramStart"/>
      <w:r>
        <w:t>really interpretable</w:t>
      </w:r>
      <w:proofErr w:type="gramEnd"/>
      <w:r>
        <w:t>, I basically did counts of each region</w:t>
      </w:r>
    </w:p>
  </w:comment>
  <w:comment w:id="2" w:author="dareck giuliani" w:date="2018-04-09T20:27:00Z" w:initials="dg">
    <w:p w14:paraId="64681F92" w14:textId="77777777" w:rsidR="00EE1DCB" w:rsidRDefault="00EE1DCB">
      <w:pPr>
        <w:pStyle w:val="CommentText"/>
      </w:pPr>
      <w:r>
        <w:rPr>
          <w:rStyle w:val="CommentReference"/>
        </w:rPr>
        <w:annotationRef/>
      </w:r>
      <w:r>
        <w:t xml:space="preserve">Our models here differ, I would do in R, I do not think you </w:t>
      </w:r>
      <w:proofErr w:type="gramStart"/>
      <w:r>
        <w:t>have to</w:t>
      </w:r>
      <w:proofErr w:type="gramEnd"/>
      <w:r>
        <w:t xml:space="preserve"> dummy code in R for geographic distribution</w:t>
      </w:r>
    </w:p>
    <w:p w14:paraId="0990011B" w14:textId="77777777" w:rsidR="00EE1DCB" w:rsidRDefault="00EE1DCB">
      <w:pPr>
        <w:pStyle w:val="CommentText"/>
      </w:pPr>
      <w:r>
        <w:rPr>
          <w:noProof/>
        </w:rPr>
        <w:drawing>
          <wp:inline distT="0" distB="0" distL="0" distR="0" wp14:anchorId="3FAC4755" wp14:editId="4F395727">
            <wp:extent cx="3419856" cy="2286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419856" cy="2286000"/>
                    </a:xfrm>
                    <a:prstGeom prst="rect">
                      <a:avLst/>
                    </a:prstGeom>
                  </pic:spPr>
                </pic:pic>
              </a:graphicData>
            </a:graphic>
          </wp:inline>
        </w:drawing>
      </w:r>
    </w:p>
  </w:comment>
  <w:comment w:id="3" w:author="dareck giuliani" w:date="2018-04-09T20:29:00Z" w:initials="dg">
    <w:p w14:paraId="74870CD9" w14:textId="77777777" w:rsidR="00EE1DCB" w:rsidRDefault="00EE1DCB">
      <w:pPr>
        <w:pStyle w:val="CommentText"/>
      </w:pPr>
      <w:r>
        <w:rPr>
          <w:rStyle w:val="CommentReference"/>
        </w:rPr>
        <w:annotationRef/>
      </w:r>
      <w:r>
        <w:t>Again, my output is a bit different</w:t>
      </w:r>
    </w:p>
    <w:p w14:paraId="7C04C8D4" w14:textId="77777777" w:rsidR="00EE1DCB" w:rsidRDefault="00EE1DCB">
      <w:pPr>
        <w:pStyle w:val="CommentText"/>
      </w:pPr>
      <w:r>
        <w:rPr>
          <w:noProof/>
        </w:rPr>
        <w:drawing>
          <wp:inline distT="0" distB="0" distL="0" distR="0" wp14:anchorId="65D153C0" wp14:editId="2A86CBC3">
            <wp:extent cx="3703320" cy="22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3703320" cy="2286000"/>
                    </a:xfrm>
                    <a:prstGeom prst="rect">
                      <a:avLst/>
                    </a:prstGeom>
                  </pic:spPr>
                </pic:pic>
              </a:graphicData>
            </a:graphic>
          </wp:inline>
        </w:drawing>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ACE38DC" w15:done="0"/>
  <w15:commentEx w15:paraId="0990011B" w15:done="0"/>
  <w15:commentEx w15:paraId="7C04C8D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CE38DC" w16cid:durableId="1E764AD8"/>
  <w16cid:commentId w16cid:paraId="0990011B" w16cid:durableId="1E764B47"/>
  <w16cid:commentId w16cid:paraId="7C04C8D4" w16cid:durableId="1E764B9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8552F"/>
    <w:multiLevelType w:val="hybridMultilevel"/>
    <w:tmpl w:val="CB46DC50"/>
    <w:lvl w:ilvl="0" w:tplc="84E84C2A">
      <w:start w:val="1"/>
      <w:numFmt w:val="upperLetter"/>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EE17A3C"/>
    <w:multiLevelType w:val="hybridMultilevel"/>
    <w:tmpl w:val="EB081F2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892351"/>
    <w:multiLevelType w:val="hybridMultilevel"/>
    <w:tmpl w:val="9A80CE0C"/>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47D119C"/>
    <w:multiLevelType w:val="hybridMultilevel"/>
    <w:tmpl w:val="5FA0D09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897915"/>
    <w:multiLevelType w:val="hybridMultilevel"/>
    <w:tmpl w:val="ECB22A54"/>
    <w:lvl w:ilvl="0" w:tplc="4AF4F1A2">
      <w:start w:val="1"/>
      <w:numFmt w:val="upperLetter"/>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ED679F8"/>
    <w:multiLevelType w:val="hybridMultilevel"/>
    <w:tmpl w:val="9A80CE0C"/>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67917459"/>
    <w:multiLevelType w:val="hybridMultilevel"/>
    <w:tmpl w:val="1E8407B8"/>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67EE58C8"/>
    <w:multiLevelType w:val="hybridMultilevel"/>
    <w:tmpl w:val="558077EA"/>
    <w:lvl w:ilvl="0" w:tplc="C3A4EBC4">
      <w:start w:val="1"/>
      <w:numFmt w:val="upperLetter"/>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7F16914"/>
    <w:multiLevelType w:val="hybridMultilevel"/>
    <w:tmpl w:val="EB081F2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1"/>
  </w:num>
  <w:num w:numId="4">
    <w:abstractNumId w:val="6"/>
  </w:num>
  <w:num w:numId="5">
    <w:abstractNumId w:val="8"/>
  </w:num>
  <w:num w:numId="6">
    <w:abstractNumId w:val="0"/>
  </w:num>
  <w:num w:numId="7">
    <w:abstractNumId w:val="4"/>
  </w:num>
  <w:num w:numId="8">
    <w:abstractNumId w:val="7"/>
  </w:num>
  <w:num w:numId="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reck giuliani">
    <w15:presenceInfo w15:providerId="Windows Live" w15:userId="6e8bb6d6433b8a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053C"/>
    <w:rsid w:val="00014433"/>
    <w:rsid w:val="00033E2C"/>
    <w:rsid w:val="0004515A"/>
    <w:rsid w:val="00066489"/>
    <w:rsid w:val="00077833"/>
    <w:rsid w:val="000A6E1E"/>
    <w:rsid w:val="000B7781"/>
    <w:rsid w:val="000C043C"/>
    <w:rsid w:val="000F00AB"/>
    <w:rsid w:val="000F5EED"/>
    <w:rsid w:val="00105085"/>
    <w:rsid w:val="00125AF6"/>
    <w:rsid w:val="0017395D"/>
    <w:rsid w:val="001771F7"/>
    <w:rsid w:val="00177FF7"/>
    <w:rsid w:val="00180908"/>
    <w:rsid w:val="001D1CB8"/>
    <w:rsid w:val="001E0323"/>
    <w:rsid w:val="001F188F"/>
    <w:rsid w:val="00200BE2"/>
    <w:rsid w:val="00241DFC"/>
    <w:rsid w:val="0029791B"/>
    <w:rsid w:val="00300495"/>
    <w:rsid w:val="003205F5"/>
    <w:rsid w:val="003665DB"/>
    <w:rsid w:val="003B6EAB"/>
    <w:rsid w:val="003F0FBC"/>
    <w:rsid w:val="00402AC9"/>
    <w:rsid w:val="00431D19"/>
    <w:rsid w:val="00466FF8"/>
    <w:rsid w:val="00473D5B"/>
    <w:rsid w:val="00477654"/>
    <w:rsid w:val="004807CA"/>
    <w:rsid w:val="004861B8"/>
    <w:rsid w:val="004F5C62"/>
    <w:rsid w:val="00504D90"/>
    <w:rsid w:val="0053453C"/>
    <w:rsid w:val="005A0276"/>
    <w:rsid w:val="005C0EA5"/>
    <w:rsid w:val="005F7CED"/>
    <w:rsid w:val="00621E18"/>
    <w:rsid w:val="0064555F"/>
    <w:rsid w:val="006517A5"/>
    <w:rsid w:val="00652186"/>
    <w:rsid w:val="0067545F"/>
    <w:rsid w:val="006A05FA"/>
    <w:rsid w:val="00720B30"/>
    <w:rsid w:val="00731443"/>
    <w:rsid w:val="00793F52"/>
    <w:rsid w:val="007B031D"/>
    <w:rsid w:val="007B7BDA"/>
    <w:rsid w:val="007C6016"/>
    <w:rsid w:val="007E7CA3"/>
    <w:rsid w:val="00814A0B"/>
    <w:rsid w:val="0085173E"/>
    <w:rsid w:val="00856396"/>
    <w:rsid w:val="008B64C8"/>
    <w:rsid w:val="008F6D8B"/>
    <w:rsid w:val="00917482"/>
    <w:rsid w:val="009654C2"/>
    <w:rsid w:val="00992F43"/>
    <w:rsid w:val="009E7AAB"/>
    <w:rsid w:val="00A22CD8"/>
    <w:rsid w:val="00A231D8"/>
    <w:rsid w:val="00A6709A"/>
    <w:rsid w:val="00A76FCC"/>
    <w:rsid w:val="00A8192B"/>
    <w:rsid w:val="00A85376"/>
    <w:rsid w:val="00A965FE"/>
    <w:rsid w:val="00AD394A"/>
    <w:rsid w:val="00B5147A"/>
    <w:rsid w:val="00B57B2D"/>
    <w:rsid w:val="00B66F40"/>
    <w:rsid w:val="00B81366"/>
    <w:rsid w:val="00B87315"/>
    <w:rsid w:val="00BA16FF"/>
    <w:rsid w:val="00BB2505"/>
    <w:rsid w:val="00BE73C5"/>
    <w:rsid w:val="00C179CA"/>
    <w:rsid w:val="00C2053C"/>
    <w:rsid w:val="00C22CA8"/>
    <w:rsid w:val="00C41DF8"/>
    <w:rsid w:val="00C7596A"/>
    <w:rsid w:val="00C936FB"/>
    <w:rsid w:val="00CA360E"/>
    <w:rsid w:val="00D66361"/>
    <w:rsid w:val="00D74ED4"/>
    <w:rsid w:val="00D812DF"/>
    <w:rsid w:val="00DB6C17"/>
    <w:rsid w:val="00E13BC3"/>
    <w:rsid w:val="00E61585"/>
    <w:rsid w:val="00E73145"/>
    <w:rsid w:val="00E84755"/>
    <w:rsid w:val="00EA1516"/>
    <w:rsid w:val="00EB36A0"/>
    <w:rsid w:val="00ED4EE3"/>
    <w:rsid w:val="00EE1DCB"/>
    <w:rsid w:val="00F01A14"/>
    <w:rsid w:val="00F61A47"/>
    <w:rsid w:val="00FE41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0AC7D"/>
  <w15:chartTrackingRefBased/>
  <w15:docId w15:val="{B8D0E44E-B7E9-3545-9AF2-8BE411452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3BC3"/>
    <w:pPr>
      <w:ind w:left="720"/>
      <w:contextualSpacing/>
    </w:pPr>
  </w:style>
  <w:style w:type="table" w:styleId="TableGrid">
    <w:name w:val="Table Grid"/>
    <w:basedOn w:val="TableNormal"/>
    <w:uiPriority w:val="39"/>
    <w:rsid w:val="00A965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E1DCB"/>
    <w:rPr>
      <w:sz w:val="16"/>
      <w:szCs w:val="16"/>
    </w:rPr>
  </w:style>
  <w:style w:type="paragraph" w:styleId="CommentText">
    <w:name w:val="annotation text"/>
    <w:basedOn w:val="Normal"/>
    <w:link w:val="CommentTextChar"/>
    <w:uiPriority w:val="99"/>
    <w:semiHidden/>
    <w:unhideWhenUsed/>
    <w:rsid w:val="00EE1DCB"/>
    <w:rPr>
      <w:sz w:val="20"/>
      <w:szCs w:val="20"/>
    </w:rPr>
  </w:style>
  <w:style w:type="character" w:customStyle="1" w:styleId="CommentTextChar">
    <w:name w:val="Comment Text Char"/>
    <w:basedOn w:val="DefaultParagraphFont"/>
    <w:link w:val="CommentText"/>
    <w:uiPriority w:val="99"/>
    <w:semiHidden/>
    <w:rsid w:val="00EE1DCB"/>
    <w:rPr>
      <w:sz w:val="20"/>
      <w:szCs w:val="20"/>
    </w:rPr>
  </w:style>
  <w:style w:type="paragraph" w:styleId="CommentSubject">
    <w:name w:val="annotation subject"/>
    <w:basedOn w:val="CommentText"/>
    <w:next w:val="CommentText"/>
    <w:link w:val="CommentSubjectChar"/>
    <w:uiPriority w:val="99"/>
    <w:semiHidden/>
    <w:unhideWhenUsed/>
    <w:rsid w:val="00EE1DCB"/>
    <w:rPr>
      <w:b/>
      <w:bCs/>
    </w:rPr>
  </w:style>
  <w:style w:type="character" w:customStyle="1" w:styleId="CommentSubjectChar">
    <w:name w:val="Comment Subject Char"/>
    <w:basedOn w:val="CommentTextChar"/>
    <w:link w:val="CommentSubject"/>
    <w:uiPriority w:val="99"/>
    <w:semiHidden/>
    <w:rsid w:val="00EE1DCB"/>
    <w:rPr>
      <w:b/>
      <w:bCs/>
      <w:sz w:val="20"/>
      <w:szCs w:val="20"/>
    </w:rPr>
  </w:style>
  <w:style w:type="paragraph" w:styleId="BalloonText">
    <w:name w:val="Balloon Text"/>
    <w:basedOn w:val="Normal"/>
    <w:link w:val="BalloonTextChar"/>
    <w:uiPriority w:val="99"/>
    <w:semiHidden/>
    <w:unhideWhenUsed/>
    <w:rsid w:val="00EE1DC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1DC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740733">
      <w:bodyDiv w:val="1"/>
      <w:marLeft w:val="0"/>
      <w:marRight w:val="0"/>
      <w:marTop w:val="0"/>
      <w:marBottom w:val="0"/>
      <w:divBdr>
        <w:top w:val="none" w:sz="0" w:space="0" w:color="auto"/>
        <w:left w:val="none" w:sz="0" w:space="0" w:color="auto"/>
        <w:bottom w:val="none" w:sz="0" w:space="0" w:color="auto"/>
        <w:right w:val="none" w:sz="0" w:space="0" w:color="auto"/>
      </w:divBdr>
    </w:div>
    <w:div w:id="111947034">
      <w:bodyDiv w:val="1"/>
      <w:marLeft w:val="0"/>
      <w:marRight w:val="0"/>
      <w:marTop w:val="0"/>
      <w:marBottom w:val="0"/>
      <w:divBdr>
        <w:top w:val="none" w:sz="0" w:space="0" w:color="auto"/>
        <w:left w:val="none" w:sz="0" w:space="0" w:color="auto"/>
        <w:bottom w:val="none" w:sz="0" w:space="0" w:color="auto"/>
        <w:right w:val="none" w:sz="0" w:space="0" w:color="auto"/>
      </w:divBdr>
    </w:div>
    <w:div w:id="122892891">
      <w:bodyDiv w:val="1"/>
      <w:marLeft w:val="0"/>
      <w:marRight w:val="0"/>
      <w:marTop w:val="0"/>
      <w:marBottom w:val="0"/>
      <w:divBdr>
        <w:top w:val="none" w:sz="0" w:space="0" w:color="auto"/>
        <w:left w:val="none" w:sz="0" w:space="0" w:color="auto"/>
        <w:bottom w:val="none" w:sz="0" w:space="0" w:color="auto"/>
        <w:right w:val="none" w:sz="0" w:space="0" w:color="auto"/>
      </w:divBdr>
    </w:div>
    <w:div w:id="200359332">
      <w:bodyDiv w:val="1"/>
      <w:marLeft w:val="0"/>
      <w:marRight w:val="0"/>
      <w:marTop w:val="0"/>
      <w:marBottom w:val="0"/>
      <w:divBdr>
        <w:top w:val="none" w:sz="0" w:space="0" w:color="auto"/>
        <w:left w:val="none" w:sz="0" w:space="0" w:color="auto"/>
        <w:bottom w:val="none" w:sz="0" w:space="0" w:color="auto"/>
        <w:right w:val="none" w:sz="0" w:space="0" w:color="auto"/>
      </w:divBdr>
    </w:div>
    <w:div w:id="876282190">
      <w:bodyDiv w:val="1"/>
      <w:marLeft w:val="0"/>
      <w:marRight w:val="0"/>
      <w:marTop w:val="0"/>
      <w:marBottom w:val="0"/>
      <w:divBdr>
        <w:top w:val="none" w:sz="0" w:space="0" w:color="auto"/>
        <w:left w:val="none" w:sz="0" w:space="0" w:color="auto"/>
        <w:bottom w:val="none" w:sz="0" w:space="0" w:color="auto"/>
        <w:right w:val="none" w:sz="0" w:space="0" w:color="auto"/>
      </w:divBdr>
    </w:div>
    <w:div w:id="1430546476">
      <w:bodyDiv w:val="1"/>
      <w:marLeft w:val="0"/>
      <w:marRight w:val="0"/>
      <w:marTop w:val="0"/>
      <w:marBottom w:val="0"/>
      <w:divBdr>
        <w:top w:val="none" w:sz="0" w:space="0" w:color="auto"/>
        <w:left w:val="none" w:sz="0" w:space="0" w:color="auto"/>
        <w:bottom w:val="none" w:sz="0" w:space="0" w:color="auto"/>
        <w:right w:val="none" w:sz="0" w:space="0" w:color="auto"/>
      </w:divBdr>
    </w:div>
    <w:div w:id="1906720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3.png"/></Relationship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microsoft.com/office/2016/09/relationships/commentsIds" Target="commentsIds.xml"/><Relationship Id="rId25" Type="http://schemas.openxmlformats.org/officeDocument/2006/relationships/theme" Target="theme/theme1.xml"/><Relationship Id="rId2" Type="http://schemas.openxmlformats.org/officeDocument/2006/relationships/styles" Target="styles.xml"/><Relationship Id="rId16" Type="http://schemas.microsoft.com/office/2011/relationships/commentsExtended" Target="commentsExtended.xml"/><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microsoft.com/office/2011/relationships/people" Target="people.xml"/><Relationship Id="rId5" Type="http://schemas.openxmlformats.org/officeDocument/2006/relationships/image" Target="media/image1.png"/><Relationship Id="rId15" Type="http://schemas.openxmlformats.org/officeDocument/2006/relationships/comments" Target="comments.xml"/><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6</Pages>
  <Words>579</Words>
  <Characters>3301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Devon Morgan</dc:creator>
  <cp:keywords/>
  <dc:description/>
  <cp:lastModifiedBy>dareck giuliani</cp:lastModifiedBy>
  <cp:revision>68</cp:revision>
  <dcterms:created xsi:type="dcterms:W3CDTF">2018-04-04T23:58:00Z</dcterms:created>
  <dcterms:modified xsi:type="dcterms:W3CDTF">2018-04-10T02:29:00Z</dcterms:modified>
</cp:coreProperties>
</file>